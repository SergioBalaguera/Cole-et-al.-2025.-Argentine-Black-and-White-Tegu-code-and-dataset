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AFC00" w14:textId="79C61FDB" w:rsidR="00480EBE" w:rsidRPr="005A2974" w:rsidRDefault="00FE131E" w:rsidP="003E3741">
      <w:pPr>
        <w:pStyle w:val="TitlePage"/>
        <w:spacing w:before="100" w:beforeAutospacing="1" w:after="100" w:afterAutospacing="1" w:line="480" w:lineRule="auto"/>
        <w:jc w:val="left"/>
        <w:rPr>
          <w:b/>
          <w:bCs/>
          <w:szCs w:val="24"/>
          <w:lang w:val="pt-BR"/>
        </w:rPr>
      </w:pPr>
      <w:r w:rsidRPr="00DC749B">
        <w:rPr>
          <w:b/>
          <w:bCs/>
        </w:rPr>
        <w:t xml:space="preserve">How well </w:t>
      </w:r>
      <w:r w:rsidR="00EF7E42" w:rsidRPr="00DC749B">
        <w:rPr>
          <w:b/>
          <w:bCs/>
        </w:rPr>
        <w:t xml:space="preserve">Argentine black and </w:t>
      </w:r>
      <w:r w:rsidR="00CE1E82">
        <w:rPr>
          <w:b/>
          <w:bCs/>
        </w:rPr>
        <w:t>white</w:t>
      </w:r>
      <w:r w:rsidR="00EF7E42" w:rsidRPr="00DC749B">
        <w:rPr>
          <w:b/>
          <w:bCs/>
        </w:rPr>
        <w:t xml:space="preserve"> tegus</w:t>
      </w:r>
      <w:r w:rsidR="00C85895" w:rsidRPr="00DC749B">
        <w:rPr>
          <w:b/>
          <w:bCs/>
        </w:rPr>
        <w:t xml:space="preserve"> </w:t>
      </w:r>
      <w:r w:rsidR="00C85895" w:rsidRPr="00DC749B">
        <w:rPr>
          <w:b/>
          <w:bCs/>
          <w:szCs w:val="24"/>
        </w:rPr>
        <w:t>(</w:t>
      </w:r>
      <w:r w:rsidR="00C85895" w:rsidRPr="00DC749B">
        <w:rPr>
          <w:b/>
          <w:bCs/>
          <w:i/>
          <w:iCs/>
          <w:szCs w:val="24"/>
        </w:rPr>
        <w:t>Salvator merianae</w:t>
      </w:r>
      <w:r w:rsidR="00C85895" w:rsidRPr="00DC749B">
        <w:rPr>
          <w:b/>
          <w:bCs/>
          <w:szCs w:val="24"/>
        </w:rPr>
        <w:t>)</w:t>
      </w:r>
      <w:r w:rsidR="00EF7E42" w:rsidRPr="00DC749B">
        <w:rPr>
          <w:b/>
          <w:bCs/>
        </w:rPr>
        <w:t xml:space="preserve"> are</w:t>
      </w:r>
      <w:r w:rsidRPr="00DC749B">
        <w:rPr>
          <w:b/>
          <w:bCs/>
        </w:rPr>
        <w:t xml:space="preserve"> doing in </w:t>
      </w:r>
      <w:r w:rsidR="00EF7E42" w:rsidRPr="00DC749B">
        <w:rPr>
          <w:b/>
          <w:bCs/>
        </w:rPr>
        <w:t>South Florida</w:t>
      </w:r>
      <w:r w:rsidR="00763917">
        <w:rPr>
          <w:b/>
          <w:bCs/>
        </w:rPr>
        <w:t xml:space="preserve"> and what factors are influencing it</w:t>
      </w:r>
      <w:r w:rsidR="00EF7E42" w:rsidRPr="00DC749B">
        <w:rPr>
          <w:b/>
          <w:bCs/>
        </w:rPr>
        <w:t>?</w:t>
      </w:r>
      <w:r w:rsidRPr="00DC749B">
        <w:rPr>
          <w:b/>
          <w:bCs/>
          <w:szCs w:val="24"/>
        </w:rPr>
        <w:t xml:space="preserve"> </w:t>
      </w:r>
      <w:r w:rsidR="00DC749B" w:rsidRPr="005A2974">
        <w:rPr>
          <w:b/>
          <w:bCs/>
          <w:szCs w:val="24"/>
          <w:lang w:val="pt-BR"/>
        </w:rPr>
        <w:t>A comparative analysis</w:t>
      </w:r>
    </w:p>
    <w:p w14:paraId="15EF29F4" w14:textId="6B7EB99D" w:rsidR="00161C86" w:rsidRPr="00DC749B" w:rsidRDefault="00161C86" w:rsidP="003E3741">
      <w:pPr>
        <w:spacing w:before="100" w:beforeAutospacing="1" w:after="100" w:afterAutospacing="1" w:line="480" w:lineRule="auto"/>
        <w:rPr>
          <w:iCs/>
          <w:vertAlign w:val="superscript"/>
          <w:lang w:val="es-CO"/>
        </w:rPr>
      </w:pPr>
      <w:r w:rsidRPr="00DC749B">
        <w:rPr>
          <w:iCs/>
          <w:lang w:val="es-CO"/>
        </w:rPr>
        <w:t>Jenna M. Cole</w:t>
      </w:r>
      <w:r w:rsidRPr="00DC749B">
        <w:rPr>
          <w:iCs/>
          <w:vertAlign w:val="superscript"/>
          <w:lang w:val="es-CO"/>
        </w:rPr>
        <w:t>1</w:t>
      </w:r>
      <w:r w:rsidRPr="00DC749B">
        <w:rPr>
          <w:iCs/>
          <w:lang w:val="es-CO"/>
        </w:rPr>
        <w:t xml:space="preserve">, </w:t>
      </w:r>
      <w:r w:rsidR="00835CB2" w:rsidRPr="00DC749B">
        <w:rPr>
          <w:iCs/>
          <w:lang w:val="es-CO"/>
        </w:rPr>
        <w:t>Sergio A. Balaguera-Reina</w:t>
      </w:r>
      <w:r w:rsidR="00835CB2" w:rsidRPr="00DC749B">
        <w:rPr>
          <w:iCs/>
          <w:vertAlign w:val="superscript"/>
          <w:lang w:val="es-CO"/>
        </w:rPr>
        <w:t>1</w:t>
      </w:r>
      <w:r w:rsidR="00835CB2" w:rsidRPr="00DC749B">
        <w:rPr>
          <w:iCs/>
          <w:lang w:val="es-CO"/>
        </w:rPr>
        <w:t xml:space="preserve">, </w:t>
      </w:r>
      <w:r w:rsidRPr="00DC749B">
        <w:rPr>
          <w:iCs/>
          <w:lang w:val="es-CO"/>
        </w:rPr>
        <w:t>Melissa A. Miller</w:t>
      </w:r>
      <w:r w:rsidRPr="00DC749B">
        <w:rPr>
          <w:iCs/>
          <w:vertAlign w:val="superscript"/>
          <w:lang w:val="es-CO"/>
        </w:rPr>
        <w:t>1</w:t>
      </w:r>
      <w:r w:rsidRPr="00DC749B">
        <w:rPr>
          <w:iCs/>
          <w:lang w:val="es-CO"/>
        </w:rPr>
        <w:t>, Gabriela Cardozo</w:t>
      </w:r>
      <w:r w:rsidRPr="00DC749B">
        <w:rPr>
          <w:iCs/>
          <w:vertAlign w:val="superscript"/>
          <w:lang w:val="es-CO"/>
        </w:rPr>
        <w:t>2</w:t>
      </w:r>
      <w:r w:rsidRPr="00DC749B">
        <w:rPr>
          <w:iCs/>
          <w:lang w:val="es-CO"/>
        </w:rPr>
        <w:t>, Margarita Chiaraviglio</w:t>
      </w:r>
      <w:r w:rsidRPr="00DC749B">
        <w:rPr>
          <w:iCs/>
          <w:vertAlign w:val="superscript"/>
          <w:lang w:val="es-CO"/>
        </w:rPr>
        <w:t>2</w:t>
      </w:r>
      <w:r w:rsidRPr="00DC749B">
        <w:rPr>
          <w:iCs/>
          <w:lang w:val="es-CO"/>
        </w:rPr>
        <w:t>, Lee A. Fitzgerald</w:t>
      </w:r>
      <w:r w:rsidRPr="00DC749B">
        <w:rPr>
          <w:iCs/>
          <w:vertAlign w:val="superscript"/>
          <w:lang w:val="es-CO"/>
        </w:rPr>
        <w:t>3</w:t>
      </w:r>
      <w:r w:rsidRPr="00DC749B">
        <w:rPr>
          <w:iCs/>
          <w:lang w:val="es-CO"/>
        </w:rPr>
        <w:t>, Sergio Naretto</w:t>
      </w:r>
      <w:r w:rsidRPr="00DC749B">
        <w:rPr>
          <w:iCs/>
          <w:vertAlign w:val="superscript"/>
          <w:lang w:val="es-CO"/>
        </w:rPr>
        <w:t>2</w:t>
      </w:r>
      <w:r w:rsidRPr="00DC749B">
        <w:rPr>
          <w:iCs/>
          <w:lang w:val="es-CO"/>
        </w:rPr>
        <w:t>, and Frank J. Mazzotti</w:t>
      </w:r>
      <w:r w:rsidRPr="00DC749B">
        <w:rPr>
          <w:iCs/>
          <w:vertAlign w:val="superscript"/>
          <w:lang w:val="es-CO"/>
        </w:rPr>
        <w:t>1</w:t>
      </w:r>
    </w:p>
    <w:p w14:paraId="060F860A" w14:textId="77777777" w:rsidR="00D34670" w:rsidRPr="00C03CFE" w:rsidRDefault="00D34670" w:rsidP="00D34670">
      <w:pPr>
        <w:spacing w:before="100" w:beforeAutospacing="1" w:after="100" w:afterAutospacing="1" w:line="480" w:lineRule="auto"/>
      </w:pPr>
      <w:r w:rsidRPr="00C03CFE">
        <w:rPr>
          <w:vertAlign w:val="superscript"/>
        </w:rPr>
        <w:t>1</w:t>
      </w:r>
      <w:r w:rsidRPr="00C03CFE">
        <w:t>Department of Wildlife Ecology and Conservation, Fort Lauderdale Research and Education Center, University of Florida, Fort Lauderdale, 33314, USA</w:t>
      </w:r>
    </w:p>
    <w:p w14:paraId="2C57BE5E" w14:textId="77777777" w:rsidR="00161C86" w:rsidRPr="004B6314" w:rsidRDefault="00161C86" w:rsidP="003E3741">
      <w:pPr>
        <w:spacing w:before="100" w:beforeAutospacing="1" w:after="100" w:afterAutospacing="1" w:line="480" w:lineRule="auto"/>
        <w:rPr>
          <w:lang w:val="es-CO"/>
        </w:rPr>
      </w:pPr>
      <w:r w:rsidRPr="004B6314">
        <w:rPr>
          <w:vertAlign w:val="superscript"/>
          <w:lang w:val="es-CO"/>
        </w:rPr>
        <w:t>2</w:t>
      </w:r>
      <w:r w:rsidRPr="004B6314">
        <w:rPr>
          <w:lang w:val="es-CO"/>
        </w:rPr>
        <w:t>Instituto de Diversidad y Ecología Animal (IDEA, CONICET and Universidad Nacional de Córdoba)</w:t>
      </w:r>
    </w:p>
    <w:p w14:paraId="3D2EDADD" w14:textId="77777777" w:rsidR="00161C86" w:rsidRPr="003B7369" w:rsidRDefault="00161C86" w:rsidP="003E3741">
      <w:pPr>
        <w:spacing w:before="100" w:beforeAutospacing="1" w:after="100" w:afterAutospacing="1" w:line="480" w:lineRule="auto"/>
      </w:pPr>
      <w:r w:rsidRPr="003B7369">
        <w:rPr>
          <w:vertAlign w:val="superscript"/>
        </w:rPr>
        <w:t>3</w:t>
      </w:r>
      <w:r w:rsidRPr="003B7369">
        <w:t>Texas A&amp;M University, College Station, TX</w:t>
      </w:r>
    </w:p>
    <w:p w14:paraId="6AC0DB10" w14:textId="0D727DCA" w:rsidR="00161C86" w:rsidRDefault="00161C86" w:rsidP="003E3741">
      <w:pPr>
        <w:spacing w:before="100" w:beforeAutospacing="1" w:after="100" w:afterAutospacing="1" w:line="480" w:lineRule="auto"/>
        <w:rPr>
          <w:b/>
          <w:bCs/>
        </w:rPr>
      </w:pPr>
      <w:r w:rsidRPr="003B7369">
        <w:rPr>
          <w:b/>
          <w:bCs/>
        </w:rPr>
        <w:t>Abstract</w:t>
      </w:r>
    </w:p>
    <w:p w14:paraId="745833CF" w14:textId="00F4F58D" w:rsidR="006F331B" w:rsidRDefault="00736415" w:rsidP="006F331B">
      <w:pPr>
        <w:spacing w:before="100" w:beforeAutospacing="1" w:after="100" w:afterAutospacing="1" w:line="480" w:lineRule="auto"/>
      </w:pPr>
      <w:r>
        <w:t xml:space="preserve">Invasive species </w:t>
      </w:r>
      <w:r w:rsidR="00906C60">
        <w:t xml:space="preserve">impose a major </w:t>
      </w:r>
      <w:r w:rsidR="001136F6">
        <w:t xml:space="preserve">biological, ecological, and economic cost to ecosystems and countries </w:t>
      </w:r>
      <w:r w:rsidR="00A16FAA">
        <w:t>where</w:t>
      </w:r>
      <w:r w:rsidR="001136F6">
        <w:t xml:space="preserve"> they are </w:t>
      </w:r>
      <w:r w:rsidR="007909A1">
        <w:t xml:space="preserve">introduced and stablished. </w:t>
      </w:r>
      <w:r w:rsidR="00CE1E82">
        <w:t>This is the case of Argentine black and white tegus (</w:t>
      </w:r>
      <w:r w:rsidR="00CE1E82" w:rsidRPr="00CE1E82">
        <w:rPr>
          <w:i/>
          <w:iCs/>
        </w:rPr>
        <w:t>Salvator merianae</w:t>
      </w:r>
      <w:r w:rsidR="00CE1E82">
        <w:t xml:space="preserve">), </w:t>
      </w:r>
      <w:r w:rsidR="004D2207">
        <w:t xml:space="preserve">a South American lizard introduced </w:t>
      </w:r>
      <w:r w:rsidR="00A46D06">
        <w:t>to</w:t>
      </w:r>
      <w:r w:rsidR="004D2207">
        <w:t xml:space="preserve"> South Florida</w:t>
      </w:r>
      <w:r w:rsidR="00D84996">
        <w:t xml:space="preserve"> more than </w:t>
      </w:r>
      <w:r w:rsidR="006F331B">
        <w:t>three</w:t>
      </w:r>
      <w:r w:rsidR="00D84996">
        <w:t xml:space="preserve"> decades ago</w:t>
      </w:r>
      <w:r w:rsidR="00A46D06">
        <w:t xml:space="preserve">. </w:t>
      </w:r>
      <w:r w:rsidR="00A46D06" w:rsidRPr="003B7369">
        <w:t xml:space="preserve">To manage tegus within their invasive range and curb </w:t>
      </w:r>
      <w:r w:rsidR="00D84996">
        <w:t xml:space="preserve">their </w:t>
      </w:r>
      <w:r w:rsidR="00A46D06" w:rsidRPr="003B7369">
        <w:t xml:space="preserve">proliferation into new areas, management actions should be informed by </w:t>
      </w:r>
      <w:r w:rsidR="00D84996">
        <w:t xml:space="preserve">first </w:t>
      </w:r>
      <w:r w:rsidR="00A46D06" w:rsidRPr="003B7369">
        <w:t>understanding tegu</w:t>
      </w:r>
      <w:r w:rsidR="00D84996">
        <w:t>’s</w:t>
      </w:r>
      <w:r w:rsidR="00A46D06" w:rsidRPr="003B7369">
        <w:t xml:space="preserve"> biology.</w:t>
      </w:r>
      <w:r w:rsidR="00A46D06">
        <w:t xml:space="preserve"> </w:t>
      </w:r>
      <w:r w:rsidR="006F331B">
        <w:t>Herein</w:t>
      </w:r>
      <w:r w:rsidR="00BE3196">
        <w:t xml:space="preserve"> we</w:t>
      </w:r>
      <w:r w:rsidR="00A46D06" w:rsidRPr="003B7369">
        <w:t xml:space="preserve"> estimate</w:t>
      </w:r>
      <w:r w:rsidR="00BE3196">
        <w:t>d</w:t>
      </w:r>
      <w:r w:rsidR="00A46D06" w:rsidRPr="003B7369">
        <w:t xml:space="preserve"> tegu body condition in native (Argentina) and non-native (South Florida, US) populations to determine how well this species is doing in a novel environment compared to its native range, and to identify what </w:t>
      </w:r>
      <w:r w:rsidR="00A46D06">
        <w:t>biological</w:t>
      </w:r>
      <w:r w:rsidR="00A46D06" w:rsidRPr="003B7369">
        <w:t xml:space="preserve"> (</w:t>
      </w:r>
      <w:r w:rsidR="00A46D06">
        <w:t xml:space="preserve">percent of </w:t>
      </w:r>
      <w:r w:rsidR="00A46D06" w:rsidRPr="003B7369">
        <w:t>fat</w:t>
      </w:r>
      <w:r w:rsidR="00A46D06">
        <w:t>, size class),</w:t>
      </w:r>
      <w:r w:rsidR="00A46D06" w:rsidRPr="003B7369">
        <w:t xml:space="preserve"> temporal (</w:t>
      </w:r>
      <w:r w:rsidR="00A46D06">
        <w:t>year, Julian day</w:t>
      </w:r>
      <w:r w:rsidR="00A46D06" w:rsidRPr="003B7369">
        <w:t>),</w:t>
      </w:r>
      <w:r w:rsidR="00A46D06">
        <w:t xml:space="preserve"> and</w:t>
      </w:r>
      <w:r w:rsidR="00A46D06" w:rsidRPr="003B7369">
        <w:t xml:space="preserve"> environmental (</w:t>
      </w:r>
      <w:r w:rsidR="00A46D06">
        <w:t xml:space="preserve">rainfall, </w:t>
      </w:r>
      <w:r w:rsidR="00A46D06" w:rsidRPr="003B7369">
        <w:t>temperature, habitat) factors influence tegu body condition in South Florida.</w:t>
      </w:r>
      <w:r w:rsidR="00C95D9E">
        <w:t xml:space="preserve"> </w:t>
      </w:r>
      <w:r w:rsidR="005C6663" w:rsidRPr="003B7369">
        <w:t xml:space="preserve">On average, captured tegus </w:t>
      </w:r>
      <w:r w:rsidR="005C6663">
        <w:t xml:space="preserve">in Argentina had larger fat reserves (mean percent of </w:t>
      </w:r>
      <w:r w:rsidR="005C6663">
        <w:lastRenderedPageBreak/>
        <w:t>fat</w:t>
      </w:r>
      <w:r w:rsidR="005C6663" w:rsidRPr="00E917FE">
        <w:t xml:space="preserve"> </w:t>
      </w:r>
      <w:r w:rsidR="005C6663">
        <w:t xml:space="preserve">= </w:t>
      </w:r>
      <w:r w:rsidR="005C6663" w:rsidRPr="00E917FE">
        <w:t>2.8 ± 2.</w:t>
      </w:r>
      <w:r w:rsidR="005C6663">
        <w:t>3%) than tegus in South Florida (</w:t>
      </w:r>
      <w:r w:rsidR="005C6663" w:rsidRPr="00D23F9A">
        <w:t>1.1 ± 1.4</w:t>
      </w:r>
      <w:r w:rsidR="005C6663">
        <w:t>%). Nonetheless, f</w:t>
      </w:r>
      <w:r w:rsidR="005C6663" w:rsidRPr="003B7369">
        <w:t xml:space="preserve">emales </w:t>
      </w:r>
      <w:r w:rsidR="005C6663">
        <w:t xml:space="preserve">in both South Florida and Argentina </w:t>
      </w:r>
      <w:r w:rsidR="005C6663" w:rsidRPr="003B7369">
        <w:t xml:space="preserve">had </w:t>
      </w:r>
      <w:r w:rsidR="005C6663">
        <w:t>significantly larger</w:t>
      </w:r>
      <w:r w:rsidR="005C6663" w:rsidRPr="003B7369">
        <w:t xml:space="preserve"> fat </w:t>
      </w:r>
      <w:r w:rsidR="005C6663">
        <w:t xml:space="preserve">reserves </w:t>
      </w:r>
      <w:r w:rsidR="005C6663" w:rsidRPr="003B7369">
        <w:t xml:space="preserve">than males. </w:t>
      </w:r>
      <w:r w:rsidR="00043655">
        <w:t>Fulton’s K analysis showed that overall late juvenile-early adult tegus from South Florida had better body condition than tegus from this size class captured in Argentina</w:t>
      </w:r>
      <w:r w:rsidR="006A4561">
        <w:t xml:space="preserve">. </w:t>
      </w:r>
      <w:r w:rsidR="00043655">
        <w:t xml:space="preserve">However, there were no differences in body condition in large adult tegus from the native and non-native range. </w:t>
      </w:r>
      <w:r w:rsidR="006F331B" w:rsidRPr="00C03CFE">
        <w:t xml:space="preserve">Generalized additive mixed models showed very strong to moderate evidence of </w:t>
      </w:r>
      <w:r w:rsidR="006F331B">
        <w:t xml:space="preserve">Julian day, minimum temperature, and percent of fat </w:t>
      </w:r>
      <w:r w:rsidR="006F331B" w:rsidRPr="00C03CFE">
        <w:t xml:space="preserve">individually affecting </w:t>
      </w:r>
      <w:r w:rsidR="006F331B">
        <w:t>tegu</w:t>
      </w:r>
      <w:r w:rsidR="006F331B" w:rsidRPr="00C03CFE">
        <w:t xml:space="preserve"> body condition</w:t>
      </w:r>
      <w:r w:rsidR="006F331B">
        <w:t xml:space="preserve"> in South Florida</w:t>
      </w:r>
      <w:r w:rsidR="006F331B" w:rsidRPr="00C03CFE">
        <w:t xml:space="preserve">. The direction and magnitude of univariate effects varied </w:t>
      </w:r>
      <w:r w:rsidR="006F331B">
        <w:t>from</w:t>
      </w:r>
      <w:r w:rsidR="006F331B" w:rsidRPr="00C03CFE">
        <w:t xml:space="preserve"> linear positive relationship </w:t>
      </w:r>
      <w:r w:rsidR="006F331B">
        <w:t>(minimum temperature)</w:t>
      </w:r>
      <w:r w:rsidR="006F331B" w:rsidRPr="00C03CFE">
        <w:t xml:space="preserve"> impacting body condition up to 0.</w:t>
      </w:r>
      <w:r w:rsidR="006F331B">
        <w:t>3</w:t>
      </w:r>
      <w:r w:rsidR="006F331B" w:rsidRPr="00C03CFE">
        <w:t xml:space="preserve"> units </w:t>
      </w:r>
      <w:r w:rsidR="006F331B">
        <w:t>to</w:t>
      </w:r>
      <w:r w:rsidR="006F331B" w:rsidRPr="00C03CFE">
        <w:t xml:space="preserve"> </w:t>
      </w:r>
      <w:r w:rsidR="006F331B">
        <w:t>negative (Julian day) and positive (percent of fat) monomodal</w:t>
      </w:r>
      <w:r w:rsidR="006F331B" w:rsidRPr="00C03CFE">
        <w:t xml:space="preserve"> relationships impacting body condition up to 0.</w:t>
      </w:r>
      <w:r w:rsidR="006F331B">
        <w:t>4 and 0.1</w:t>
      </w:r>
      <w:r w:rsidR="006F331B" w:rsidRPr="00C03CFE">
        <w:t xml:space="preserve"> units</w:t>
      </w:r>
      <w:r w:rsidR="006F331B">
        <w:t xml:space="preserve">, </w:t>
      </w:r>
      <w:commentRangeStart w:id="0"/>
      <w:r w:rsidR="006F331B">
        <w:t>respectively</w:t>
      </w:r>
      <w:commentRangeEnd w:id="0"/>
      <w:r w:rsidR="005D57CC">
        <w:rPr>
          <w:rStyle w:val="CommentReference"/>
        </w:rPr>
        <w:commentReference w:id="0"/>
      </w:r>
      <w:r w:rsidR="006F331B">
        <w:t xml:space="preserve">. </w:t>
      </w:r>
    </w:p>
    <w:p w14:paraId="4588BC65" w14:textId="2D2F1DC9" w:rsidR="00161C86" w:rsidRPr="005D57CC" w:rsidRDefault="00161C86" w:rsidP="003E3741">
      <w:pPr>
        <w:spacing w:before="100" w:beforeAutospacing="1" w:after="100" w:afterAutospacing="1" w:line="480" w:lineRule="auto"/>
      </w:pPr>
      <w:r w:rsidRPr="003B7369">
        <w:rPr>
          <w:b/>
          <w:bCs/>
        </w:rPr>
        <w:t>Keywords</w:t>
      </w:r>
      <w:r w:rsidR="00DE3F9B">
        <w:rPr>
          <w:b/>
          <w:bCs/>
        </w:rPr>
        <w:t>:</w:t>
      </w:r>
      <w:r w:rsidR="005D57CC">
        <w:rPr>
          <w:b/>
          <w:bCs/>
        </w:rPr>
        <w:t xml:space="preserve"> </w:t>
      </w:r>
      <w:r w:rsidR="00010A28">
        <w:t>Body condition, Fulton’s K, invasive species</w:t>
      </w:r>
      <w:r w:rsidR="007C7997">
        <w:t xml:space="preserve">, Argentina. </w:t>
      </w:r>
    </w:p>
    <w:p w14:paraId="0CB79477" w14:textId="0C857233" w:rsidR="00161C86" w:rsidRPr="003B7369" w:rsidRDefault="00161C86" w:rsidP="003E3741">
      <w:pPr>
        <w:spacing w:before="100" w:beforeAutospacing="1" w:after="100" w:afterAutospacing="1" w:line="480" w:lineRule="auto"/>
        <w:rPr>
          <w:b/>
          <w:bCs/>
        </w:rPr>
      </w:pPr>
      <w:r w:rsidRPr="003B7369">
        <w:rPr>
          <w:b/>
          <w:bCs/>
        </w:rPr>
        <w:t>Introduction</w:t>
      </w:r>
    </w:p>
    <w:p w14:paraId="7D19B011" w14:textId="56FED20F" w:rsidR="00173F32" w:rsidRPr="003B7369" w:rsidRDefault="00D447A2" w:rsidP="003E3741">
      <w:pPr>
        <w:spacing w:before="100" w:beforeAutospacing="1" w:after="100" w:afterAutospacing="1" w:line="480" w:lineRule="auto"/>
      </w:pPr>
      <w:r w:rsidRPr="003B7369">
        <w:t>The Argentine black and white tegu</w:t>
      </w:r>
      <w:r w:rsidR="00B55898" w:rsidRPr="003B7369">
        <w:t xml:space="preserve"> (</w:t>
      </w:r>
      <w:r w:rsidR="00BE1875">
        <w:t>hereafter</w:t>
      </w:r>
      <w:r w:rsidR="009F66BF" w:rsidRPr="003B7369">
        <w:t xml:space="preserve"> tegu;</w:t>
      </w:r>
      <w:r w:rsidR="009F66BF" w:rsidRPr="003B7369">
        <w:rPr>
          <w:i/>
          <w:iCs/>
        </w:rPr>
        <w:t xml:space="preserve"> </w:t>
      </w:r>
      <w:r w:rsidRPr="003B7369">
        <w:rPr>
          <w:i/>
          <w:iCs/>
        </w:rPr>
        <w:t>Salvator merianae</w:t>
      </w:r>
      <w:r w:rsidR="00B33C15" w:rsidRPr="003B7369">
        <w:t>)</w:t>
      </w:r>
      <w:r w:rsidRPr="003B7369">
        <w:rPr>
          <w:i/>
          <w:iCs/>
        </w:rPr>
        <w:t xml:space="preserve"> </w:t>
      </w:r>
      <w:r w:rsidRPr="003B7369">
        <w:t xml:space="preserve">is a large-bodied </w:t>
      </w:r>
      <w:r w:rsidR="00F366FC" w:rsidRPr="003B7369">
        <w:t xml:space="preserve">omnivorous </w:t>
      </w:r>
      <w:r w:rsidRPr="003B7369">
        <w:t>lizard known to reach lengths up to 1.2 m and weigh up to 8 kg (</w:t>
      </w:r>
      <w:r w:rsidR="005F0862" w:rsidRPr="003B7369">
        <w:rPr>
          <w:highlight w:val="yellow"/>
        </w:rPr>
        <w:t xml:space="preserve">Enge </w:t>
      </w:r>
      <w:r w:rsidR="00D72955" w:rsidRPr="003B7369">
        <w:rPr>
          <w:highlight w:val="yellow"/>
        </w:rPr>
        <w:t>2007</w:t>
      </w:r>
      <w:r w:rsidR="005F0862" w:rsidRPr="003B7369">
        <w:t xml:space="preserve">, </w:t>
      </w:r>
      <w:r w:rsidRPr="003B7369">
        <w:rPr>
          <w:highlight w:val="yellow"/>
        </w:rPr>
        <w:t>Lopes and Abe 1999</w:t>
      </w:r>
      <w:r w:rsidRPr="003B7369">
        <w:t>).</w:t>
      </w:r>
      <w:r w:rsidR="005F0862" w:rsidRPr="003B7369">
        <w:t xml:space="preserve"> </w:t>
      </w:r>
      <w:r w:rsidR="00342068" w:rsidRPr="003B7369">
        <w:t>Tegu</w:t>
      </w:r>
      <w:r w:rsidR="009F66BF" w:rsidRPr="003B7369">
        <w:t>s</w:t>
      </w:r>
      <w:r w:rsidR="00342068" w:rsidRPr="003B7369">
        <w:t xml:space="preserve"> </w:t>
      </w:r>
      <w:r w:rsidR="009F66BF" w:rsidRPr="003B7369">
        <w:t>are</w:t>
      </w:r>
      <w:r w:rsidR="0032554F" w:rsidRPr="003B7369">
        <w:t xml:space="preserve"> </w:t>
      </w:r>
      <w:r w:rsidR="00031F0C" w:rsidRPr="003B7369">
        <w:t xml:space="preserve">native to South America </w:t>
      </w:r>
      <w:r w:rsidR="009F66BF" w:rsidRPr="003B7369">
        <w:t>(</w:t>
      </w:r>
      <w:r w:rsidR="00031F0C" w:rsidRPr="003B7369">
        <w:t xml:space="preserve">Brazil, </w:t>
      </w:r>
      <w:r w:rsidR="00471399" w:rsidRPr="003B7369">
        <w:t xml:space="preserve">Bolivia, </w:t>
      </w:r>
      <w:r w:rsidR="00031F0C" w:rsidRPr="003B7369">
        <w:t>Paraguay, Uruguay, and Argentin</w:t>
      </w:r>
      <w:r w:rsidR="00997A5D" w:rsidRPr="003B7369">
        <w:t>a</w:t>
      </w:r>
      <w:r w:rsidR="009F66BF" w:rsidRPr="003B7369">
        <w:t xml:space="preserve">; </w:t>
      </w:r>
      <w:r w:rsidR="00D37997" w:rsidRPr="003B7369">
        <w:rPr>
          <w:highlight w:val="yellow"/>
        </w:rPr>
        <w:t>Scott et al. 2016</w:t>
      </w:r>
      <w:r w:rsidR="00D37997" w:rsidRPr="003B7369">
        <w:t>)</w:t>
      </w:r>
      <w:r w:rsidR="00997A5D" w:rsidRPr="003B7369">
        <w:t>.</w:t>
      </w:r>
      <w:r w:rsidR="00F908B6" w:rsidRPr="003B7369">
        <w:t xml:space="preserve"> </w:t>
      </w:r>
      <w:r w:rsidR="004975ED" w:rsidRPr="003B7369">
        <w:t>Popular in the pet trade</w:t>
      </w:r>
      <w:r w:rsidR="00EB3EF9" w:rsidRPr="003B7369">
        <w:t xml:space="preserve">, </w:t>
      </w:r>
      <w:r w:rsidR="006A5101" w:rsidRPr="003B7369">
        <w:t xml:space="preserve">tegus </w:t>
      </w:r>
      <w:r w:rsidR="00EB3EF9" w:rsidRPr="003B7369">
        <w:t>are found throughout Florida</w:t>
      </w:r>
      <w:r w:rsidR="00E6431A" w:rsidRPr="003B7369">
        <w:t xml:space="preserve"> </w:t>
      </w:r>
      <w:r w:rsidR="00045539" w:rsidRPr="003B7369">
        <w:t xml:space="preserve">(United States; </w:t>
      </w:r>
      <w:r w:rsidR="00E6431A" w:rsidRPr="003B7369">
        <w:t xml:space="preserve">EDDMaps </w:t>
      </w:r>
      <w:r w:rsidR="00045539" w:rsidRPr="003B7369">
        <w:t>-</w:t>
      </w:r>
      <w:hyperlink r:id="rId10" w:history="1">
        <w:r w:rsidR="00045539" w:rsidRPr="003B7369">
          <w:rPr>
            <w:rStyle w:val="Hyperlink"/>
            <w:rFonts w:ascii="Times New Roman" w:hAnsi="Times New Roman"/>
          </w:rPr>
          <w:t>https://www.eddmaps.org/</w:t>
        </w:r>
      </w:hyperlink>
      <w:r w:rsidR="001C3E9D" w:rsidRPr="003B7369">
        <w:t>)</w:t>
      </w:r>
      <w:r w:rsidR="00DA5DEB" w:rsidRPr="003B7369">
        <w:t xml:space="preserve"> </w:t>
      </w:r>
      <w:r w:rsidR="00E6431A" w:rsidRPr="003B7369">
        <w:t xml:space="preserve">and </w:t>
      </w:r>
      <w:r w:rsidR="006A5101" w:rsidRPr="003B7369">
        <w:t>have established populations within Hillsborough, Miami-Dade, Charlotte, and St. Lucie counties (</w:t>
      </w:r>
      <w:r w:rsidR="008D4484" w:rsidRPr="003B7369">
        <w:rPr>
          <w:highlight w:val="yellow"/>
        </w:rPr>
        <w:t xml:space="preserve">Pernas et al, </w:t>
      </w:r>
      <w:r w:rsidR="00C6421F" w:rsidRPr="003B7369">
        <w:rPr>
          <w:highlight w:val="yellow"/>
        </w:rPr>
        <w:t>2012</w:t>
      </w:r>
      <w:r w:rsidR="008D4484" w:rsidRPr="003B7369">
        <w:t>,</w:t>
      </w:r>
      <w:r w:rsidR="00093C6D" w:rsidRPr="003B7369">
        <w:t xml:space="preserve"> </w:t>
      </w:r>
      <w:r w:rsidR="006A5101" w:rsidRPr="003B7369">
        <w:rPr>
          <w:highlight w:val="yellow"/>
        </w:rPr>
        <w:t>Harvey et al. 2021</w:t>
      </w:r>
      <w:r w:rsidR="006A5101" w:rsidRPr="003B7369">
        <w:t xml:space="preserve">, </w:t>
      </w:r>
      <w:r w:rsidR="006A5101" w:rsidRPr="003B7369">
        <w:rPr>
          <w:highlight w:val="yellow"/>
        </w:rPr>
        <w:t>Quin et al. 2022</w:t>
      </w:r>
      <w:r w:rsidR="006A5101" w:rsidRPr="003B7369">
        <w:t>)</w:t>
      </w:r>
      <w:r w:rsidR="00AD1456" w:rsidRPr="003B7369">
        <w:t xml:space="preserve">. Tegus </w:t>
      </w:r>
      <w:r w:rsidR="004546AE" w:rsidRPr="003B7369">
        <w:t xml:space="preserve">are habitat generalists and </w:t>
      </w:r>
      <w:r w:rsidR="00E60187" w:rsidRPr="003B7369">
        <w:t>occupy a</w:t>
      </w:r>
      <w:r w:rsidR="00AD1456" w:rsidRPr="003B7369">
        <w:t xml:space="preserve"> </w:t>
      </w:r>
      <w:r w:rsidR="00E60187" w:rsidRPr="003B7369">
        <w:t>variety</w:t>
      </w:r>
      <w:r w:rsidR="00AD1456" w:rsidRPr="003B7369">
        <w:t xml:space="preserve"> of habitats including </w:t>
      </w:r>
      <w:r w:rsidR="002C7CBE" w:rsidRPr="003B7369">
        <w:t>r</w:t>
      </w:r>
      <w:r w:rsidR="00BE3AB1" w:rsidRPr="003B7369">
        <w:t>ainforest,</w:t>
      </w:r>
      <w:r w:rsidR="002C7CBE" w:rsidRPr="003B7369">
        <w:t xml:space="preserve"> </w:t>
      </w:r>
      <w:r w:rsidR="00AD1456" w:rsidRPr="003B7369">
        <w:t>coastal areas, savannahs, forest clearings, and disturbed areas (</w:t>
      </w:r>
      <w:r w:rsidR="00AD1456" w:rsidRPr="003B7369">
        <w:rPr>
          <w:highlight w:val="yellow"/>
        </w:rPr>
        <w:t>Enge 2007</w:t>
      </w:r>
      <w:r w:rsidR="00AD1456" w:rsidRPr="003B7369">
        <w:t xml:space="preserve">, </w:t>
      </w:r>
      <w:r w:rsidR="00AD1456" w:rsidRPr="003B7369">
        <w:rPr>
          <w:highlight w:val="yellow"/>
        </w:rPr>
        <w:t>Fitzgerald et al. 1991</w:t>
      </w:r>
      <w:r w:rsidR="00AD1456" w:rsidRPr="003B7369">
        <w:t xml:space="preserve">, </w:t>
      </w:r>
      <w:r w:rsidR="00AD1456" w:rsidRPr="003B7369">
        <w:rPr>
          <w:highlight w:val="yellow"/>
        </w:rPr>
        <w:t>Presch 1973</w:t>
      </w:r>
      <w:r w:rsidR="00AD1456" w:rsidRPr="003B7369">
        <w:t>).</w:t>
      </w:r>
      <w:r w:rsidR="00D6704B" w:rsidRPr="003B7369">
        <w:t xml:space="preserve"> </w:t>
      </w:r>
      <w:r w:rsidR="00C00042" w:rsidRPr="003B7369">
        <w:t xml:space="preserve">Due to </w:t>
      </w:r>
      <w:r w:rsidR="002C7CBE" w:rsidRPr="003B7369">
        <w:t>their</w:t>
      </w:r>
      <w:r w:rsidR="00C00042" w:rsidRPr="003B7369">
        <w:t xml:space="preserve"> generalist behavior, vagility, and fecundity</w:t>
      </w:r>
      <w:r w:rsidR="00991F49" w:rsidRPr="003B7369">
        <w:t xml:space="preserve"> </w:t>
      </w:r>
      <w:r w:rsidR="001B5896" w:rsidRPr="003B7369">
        <w:t>(</w:t>
      </w:r>
      <w:r w:rsidR="001B5896" w:rsidRPr="003B7369">
        <w:rPr>
          <w:highlight w:val="yellow"/>
        </w:rPr>
        <w:t xml:space="preserve">Enge </w:t>
      </w:r>
      <w:r w:rsidR="00DB7CE8" w:rsidRPr="003B7369">
        <w:rPr>
          <w:highlight w:val="yellow"/>
        </w:rPr>
        <w:t>2007</w:t>
      </w:r>
      <w:r w:rsidR="00DB7CE8" w:rsidRPr="003B7369">
        <w:t>)</w:t>
      </w:r>
      <w:r w:rsidR="00C00042" w:rsidRPr="003B7369">
        <w:t>, tegu</w:t>
      </w:r>
      <w:r w:rsidR="002C7CBE" w:rsidRPr="003B7369">
        <w:t>s</w:t>
      </w:r>
      <w:r w:rsidR="00C00042" w:rsidRPr="003B7369">
        <w:t xml:space="preserve"> ha</w:t>
      </w:r>
      <w:r w:rsidR="002C7CBE" w:rsidRPr="003B7369">
        <w:t>ve</w:t>
      </w:r>
      <w:r w:rsidR="00C00042" w:rsidRPr="003B7369">
        <w:t xml:space="preserve"> proven to be of concern to wildlife management agencies</w:t>
      </w:r>
      <w:r w:rsidR="00DA5DEB" w:rsidRPr="003B7369">
        <w:t xml:space="preserve"> </w:t>
      </w:r>
      <w:r w:rsidR="00C00042" w:rsidRPr="003B7369">
        <w:t>(</w:t>
      </w:r>
      <w:r w:rsidR="00C00042" w:rsidRPr="003B7369">
        <w:rPr>
          <w:highlight w:val="yellow"/>
        </w:rPr>
        <w:t>Harvey et al. 2021</w:t>
      </w:r>
      <w:r w:rsidR="00C00042" w:rsidRPr="003B7369">
        <w:t>).</w:t>
      </w:r>
      <w:r w:rsidR="006F14A3" w:rsidRPr="003B7369">
        <w:t xml:space="preserve"> </w:t>
      </w:r>
      <w:r w:rsidR="006A12F2" w:rsidRPr="003B7369">
        <w:t xml:space="preserve">To </w:t>
      </w:r>
      <w:r w:rsidR="006A12F2" w:rsidRPr="003B7369">
        <w:lastRenderedPageBreak/>
        <w:t xml:space="preserve">manage tegus within their invasive range and </w:t>
      </w:r>
      <w:r w:rsidR="00465791" w:rsidRPr="003B7369">
        <w:t xml:space="preserve">to </w:t>
      </w:r>
      <w:r w:rsidR="006A12F2" w:rsidRPr="003B7369">
        <w:t>curb proliferation of tegus into n</w:t>
      </w:r>
      <w:r w:rsidR="000B210A" w:rsidRPr="003B7369">
        <w:t>ew</w:t>
      </w:r>
      <w:r w:rsidR="006A12F2" w:rsidRPr="003B7369">
        <w:t xml:space="preserve"> areas, management action</w:t>
      </w:r>
      <w:r w:rsidR="008F19C2" w:rsidRPr="003B7369">
        <w:t>s</w:t>
      </w:r>
      <w:r w:rsidR="006A12F2" w:rsidRPr="003B7369">
        <w:t xml:space="preserve"> </w:t>
      </w:r>
      <w:r w:rsidR="000B210A" w:rsidRPr="003B7369">
        <w:t>should</w:t>
      </w:r>
      <w:r w:rsidR="006A12F2" w:rsidRPr="003B7369">
        <w:t xml:space="preserve"> be informed by </w:t>
      </w:r>
      <w:r w:rsidR="00F572DA" w:rsidRPr="003B7369">
        <w:t>an</w:t>
      </w:r>
      <w:r w:rsidR="006A12F2" w:rsidRPr="003B7369">
        <w:t xml:space="preserve"> understanding of tegu biology.</w:t>
      </w:r>
    </w:p>
    <w:p w14:paraId="4B08234F" w14:textId="2C3D44F5" w:rsidR="000D2B23" w:rsidRPr="003B7369" w:rsidRDefault="006A12F2" w:rsidP="000D2B23">
      <w:pPr>
        <w:spacing w:before="100" w:beforeAutospacing="1" w:after="100" w:afterAutospacing="1" w:line="480" w:lineRule="auto"/>
      </w:pPr>
      <w:r w:rsidRPr="003B7369">
        <w:t>An</w:t>
      </w:r>
      <w:r w:rsidR="003C1019" w:rsidRPr="003B7369">
        <w:t xml:space="preserve"> important question for invasive wildlife managers is </w:t>
      </w:r>
      <w:r w:rsidR="00CB3055" w:rsidRPr="003B7369">
        <w:t xml:space="preserve">how suitable is the available habitat for tegus </w:t>
      </w:r>
      <w:r w:rsidR="000357B9" w:rsidRPr="003B7369">
        <w:t xml:space="preserve">in the non-native lands </w:t>
      </w:r>
      <w:r w:rsidR="00CB3055" w:rsidRPr="003B7369">
        <w:t>and how well are tegus cop</w:t>
      </w:r>
      <w:r w:rsidR="008218F6" w:rsidRPr="003B7369">
        <w:t xml:space="preserve">ing with </w:t>
      </w:r>
      <w:r w:rsidR="000357B9" w:rsidRPr="003B7369">
        <w:t xml:space="preserve">the new </w:t>
      </w:r>
      <w:r w:rsidR="008218F6" w:rsidRPr="003B7369">
        <w:t>environmental conditions</w:t>
      </w:r>
      <w:r w:rsidRPr="003B7369">
        <w:t>?</w:t>
      </w:r>
      <w:r w:rsidR="00430895" w:rsidRPr="003B7369">
        <w:t xml:space="preserve"> Body condition</w:t>
      </w:r>
      <w:r w:rsidR="000D2B23" w:rsidRPr="003B7369">
        <w:t xml:space="preserve"> </w:t>
      </w:r>
      <w:r w:rsidR="00430895" w:rsidRPr="003B7369">
        <w:t xml:space="preserve">has </w:t>
      </w:r>
      <w:r w:rsidR="00F91731" w:rsidRPr="003B7369">
        <w:t xml:space="preserve">been used to assess habitat </w:t>
      </w:r>
      <w:r w:rsidR="000F7698" w:rsidRPr="003B7369">
        <w:t>suitability</w:t>
      </w:r>
      <w:r w:rsidR="00502EAD" w:rsidRPr="003B7369">
        <w:t xml:space="preserve"> and how well an individual is coping with its environment </w:t>
      </w:r>
      <w:r w:rsidR="00C71608" w:rsidRPr="003B7369">
        <w:t>(</w:t>
      </w:r>
      <w:r w:rsidR="00C71608" w:rsidRPr="003B7369">
        <w:rPr>
          <w:highlight w:val="yellow"/>
        </w:rPr>
        <w:t>Taylo</w:t>
      </w:r>
      <w:r w:rsidR="000F7698" w:rsidRPr="003B7369">
        <w:rPr>
          <w:highlight w:val="yellow"/>
        </w:rPr>
        <w:t>r</w:t>
      </w:r>
      <w:r w:rsidR="00C71608" w:rsidRPr="003B7369">
        <w:rPr>
          <w:highlight w:val="yellow"/>
        </w:rPr>
        <w:t xml:space="preserve"> et al </w:t>
      </w:r>
      <w:r w:rsidR="00EA37CE" w:rsidRPr="003B7369">
        <w:rPr>
          <w:highlight w:val="yellow"/>
        </w:rPr>
        <w:t>1979</w:t>
      </w:r>
      <w:r w:rsidR="00C71608" w:rsidRPr="003B7369">
        <w:t xml:space="preserve">, </w:t>
      </w:r>
      <w:r w:rsidR="00C71608" w:rsidRPr="003B7369">
        <w:rPr>
          <w:highlight w:val="yellow"/>
        </w:rPr>
        <w:t xml:space="preserve">Mazzotti et al. </w:t>
      </w:r>
      <w:r w:rsidR="00014B04" w:rsidRPr="003B7369">
        <w:rPr>
          <w:highlight w:val="yellow"/>
        </w:rPr>
        <w:t>2012</w:t>
      </w:r>
      <w:r w:rsidR="00C71608" w:rsidRPr="003B7369">
        <w:t>)</w:t>
      </w:r>
      <w:r w:rsidR="00511B71" w:rsidRPr="003B7369">
        <w:t xml:space="preserve"> as well as</w:t>
      </w:r>
      <w:r w:rsidR="00161C86" w:rsidRPr="003B7369">
        <w:t xml:space="preserve"> </w:t>
      </w:r>
      <w:r w:rsidR="007E01D3" w:rsidRPr="003B7369">
        <w:t>to assess health, wellbeing, and energetic status of fish and wildlife (</w:t>
      </w:r>
      <w:r w:rsidR="007E01D3" w:rsidRPr="003B7369">
        <w:rPr>
          <w:highlight w:val="yellow"/>
        </w:rPr>
        <w:t>Nash et al. 2006</w:t>
      </w:r>
      <w:r w:rsidR="007E01D3" w:rsidRPr="003B7369">
        <w:t xml:space="preserve">, </w:t>
      </w:r>
      <w:r w:rsidR="007E01D3" w:rsidRPr="003B7369">
        <w:rPr>
          <w:highlight w:val="yellow"/>
        </w:rPr>
        <w:t>Stevenson and Woods 2006</w:t>
      </w:r>
      <w:r w:rsidR="00705EF7" w:rsidRPr="003B7369">
        <w:t xml:space="preserve">, </w:t>
      </w:r>
      <w:r w:rsidR="00161C86" w:rsidRPr="003B7369">
        <w:rPr>
          <w:highlight w:val="yellow"/>
        </w:rPr>
        <w:t>Jakob et al. 1996</w:t>
      </w:r>
      <w:r w:rsidR="00161C86" w:rsidRPr="003B7369">
        <w:t xml:space="preserve">, </w:t>
      </w:r>
      <w:r w:rsidR="00161C86" w:rsidRPr="003B7369">
        <w:rPr>
          <w:highlight w:val="yellow"/>
        </w:rPr>
        <w:t>Hayes and Shonkwiler 2001</w:t>
      </w:r>
      <w:r w:rsidR="00161C86" w:rsidRPr="003B7369">
        <w:t>)</w:t>
      </w:r>
      <w:r w:rsidR="00373BB2" w:rsidRPr="003B7369">
        <w:t>.</w:t>
      </w:r>
      <w:r w:rsidR="00161C86" w:rsidRPr="003B7369">
        <w:t xml:space="preserve"> </w:t>
      </w:r>
      <w:r w:rsidR="008347E4" w:rsidRPr="003B7369">
        <w:t xml:space="preserve">Body condition </w:t>
      </w:r>
      <w:r w:rsidR="00161C86" w:rsidRPr="003B7369">
        <w:t>has been identified as</w:t>
      </w:r>
      <w:r w:rsidR="00A12766" w:rsidRPr="003B7369">
        <w:t xml:space="preserve"> </w:t>
      </w:r>
      <w:r w:rsidR="00161C86" w:rsidRPr="003B7369">
        <w:t>relating to several aspects of fitness including reproductive success (</w:t>
      </w:r>
      <w:r w:rsidR="00161C86" w:rsidRPr="003B7369">
        <w:rPr>
          <w:highlight w:val="yellow"/>
        </w:rPr>
        <w:t>Shine and Madsen 1997</w:t>
      </w:r>
      <w:r w:rsidR="00161C86" w:rsidRPr="003B7369">
        <w:t xml:space="preserve">, </w:t>
      </w:r>
      <w:r w:rsidR="00161C86" w:rsidRPr="003B7369">
        <w:rPr>
          <w:highlight w:val="yellow"/>
        </w:rPr>
        <w:t>Martín and López 2010</w:t>
      </w:r>
      <w:r w:rsidR="00161C86" w:rsidRPr="003B7369">
        <w:t>), growth (</w:t>
      </w:r>
      <w:r w:rsidR="00161C86" w:rsidRPr="003B7369">
        <w:rPr>
          <w:highlight w:val="yellow"/>
        </w:rPr>
        <w:t>Madsen and Shine 2002</w:t>
      </w:r>
      <w:r w:rsidR="00161C86" w:rsidRPr="003B7369">
        <w:t>), survival (</w:t>
      </w:r>
      <w:r w:rsidR="00161C86" w:rsidRPr="003B7369">
        <w:rPr>
          <w:highlight w:val="yellow"/>
        </w:rPr>
        <w:t>Civantos and Forsman 2000</w:t>
      </w:r>
      <w:r w:rsidR="00161C86" w:rsidRPr="003B7369">
        <w:t>), predator-prey dynamics, habitat suitability (</w:t>
      </w:r>
      <w:r w:rsidR="00161C86" w:rsidRPr="003B7369">
        <w:rPr>
          <w:highlight w:val="yellow"/>
        </w:rPr>
        <w:t>Amo et al. 2007</w:t>
      </w:r>
      <w:r w:rsidR="00161C86" w:rsidRPr="003B7369">
        <w:t>), parasite load (</w:t>
      </w:r>
      <w:r w:rsidR="00161C86" w:rsidRPr="003B7369">
        <w:rPr>
          <w:highlight w:val="yellow"/>
        </w:rPr>
        <w:t>Schall and Pearson 2000</w:t>
      </w:r>
      <w:r w:rsidR="00161C86" w:rsidRPr="003B7369">
        <w:t>), probability of detection and capture (</w:t>
      </w:r>
      <w:r w:rsidR="00161C86" w:rsidRPr="003B7369">
        <w:rPr>
          <w:highlight w:val="yellow"/>
        </w:rPr>
        <w:t>Tyrrell et al. 2009</w:t>
      </w:r>
      <w:r w:rsidR="00161C86" w:rsidRPr="003B7369">
        <w:t xml:space="preserve">, </w:t>
      </w:r>
      <w:r w:rsidR="00161C86" w:rsidRPr="003B7369">
        <w:rPr>
          <w:highlight w:val="yellow"/>
        </w:rPr>
        <w:t>Christy et al. 2010</w:t>
      </w:r>
      <w:r w:rsidR="00161C86" w:rsidRPr="003B7369">
        <w:t>), and blood chemistry (</w:t>
      </w:r>
      <w:r w:rsidR="00161C86" w:rsidRPr="003B7369">
        <w:rPr>
          <w:highlight w:val="yellow"/>
        </w:rPr>
        <w:t>Moore and Jessop 2003</w:t>
      </w:r>
      <w:r w:rsidR="00161C86" w:rsidRPr="003B7369">
        <w:t xml:space="preserve">, </w:t>
      </w:r>
      <w:r w:rsidR="00161C86" w:rsidRPr="003B7369">
        <w:rPr>
          <w:highlight w:val="yellow"/>
        </w:rPr>
        <w:t>McCallie and Klukowski 2022</w:t>
      </w:r>
      <w:r w:rsidR="68DAC951" w:rsidRPr="003B7369">
        <w:t xml:space="preserve">, </w:t>
      </w:r>
      <w:r w:rsidR="68DAC951" w:rsidRPr="003B7369">
        <w:rPr>
          <w:highlight w:val="yellow"/>
        </w:rPr>
        <w:t>Balaguera-Reina et al. 2022</w:t>
      </w:r>
      <w:r w:rsidR="00161C86" w:rsidRPr="003B7369">
        <w:t xml:space="preserve">). </w:t>
      </w:r>
      <w:r w:rsidR="004E7DAE" w:rsidRPr="003B7369">
        <w:t xml:space="preserve">Body condition can </w:t>
      </w:r>
      <w:r w:rsidR="00312BBA" w:rsidRPr="003B7369">
        <w:t xml:space="preserve">also </w:t>
      </w:r>
      <w:r w:rsidR="004E7DAE" w:rsidRPr="003B7369">
        <w:t>influence behavior (</w:t>
      </w:r>
      <w:r w:rsidR="004E7DAE" w:rsidRPr="003B7369">
        <w:rPr>
          <w:highlight w:val="yellow"/>
        </w:rPr>
        <w:t>Masson et al. 2016</w:t>
      </w:r>
      <w:r w:rsidR="004E7DAE" w:rsidRPr="003B7369">
        <w:t xml:space="preserve">, </w:t>
      </w:r>
      <w:r w:rsidR="004E7DAE" w:rsidRPr="003B7369">
        <w:rPr>
          <w:highlight w:val="yellow"/>
        </w:rPr>
        <w:t>Levine et al. 2021</w:t>
      </w:r>
      <w:r w:rsidR="004E7DAE" w:rsidRPr="003B7369">
        <w:t xml:space="preserve">) – individuals in poorer body condition may engage in riskier foraging activity or movement patterns </w:t>
      </w:r>
      <w:r w:rsidR="00832CE0" w:rsidRPr="003B7369">
        <w:t xml:space="preserve">or be less likely to engage in dispersal </w:t>
      </w:r>
      <w:r w:rsidR="004E7DAE" w:rsidRPr="003B7369">
        <w:t>than individuals who are in average, or above-average body condition (</w:t>
      </w:r>
      <w:r w:rsidR="00832CE0" w:rsidRPr="003B7369">
        <w:rPr>
          <w:highlight w:val="yellow"/>
        </w:rPr>
        <w:t xml:space="preserve">Gaines and McClenaghan 1980, </w:t>
      </w:r>
      <w:r w:rsidR="004E7DAE" w:rsidRPr="003B7369">
        <w:rPr>
          <w:highlight w:val="yellow"/>
        </w:rPr>
        <w:t>Meylan et al. 2002</w:t>
      </w:r>
      <w:r w:rsidR="004E7DAE" w:rsidRPr="003B7369">
        <w:t xml:space="preserve">, </w:t>
      </w:r>
      <w:r w:rsidR="004E7DAE" w:rsidRPr="003B7369">
        <w:rPr>
          <w:highlight w:val="yellow"/>
        </w:rPr>
        <w:t>Schmitz 2017</w:t>
      </w:r>
      <w:r w:rsidR="004E7DAE" w:rsidRPr="003B7369">
        <w:t xml:space="preserve">, </w:t>
      </w:r>
      <w:r w:rsidR="004E7DAE" w:rsidRPr="003B7369">
        <w:rPr>
          <w:highlight w:val="yellow"/>
        </w:rPr>
        <w:t>Nafus et al. 2020</w:t>
      </w:r>
      <w:r w:rsidR="004E7DAE" w:rsidRPr="003B7369">
        <w:t>). Conversely, dispersal rate may also increase in areas where resources are not available or where competition is high (</w:t>
      </w:r>
      <w:r w:rsidR="004E7DAE" w:rsidRPr="003B7369">
        <w:rPr>
          <w:highlight w:val="yellow"/>
        </w:rPr>
        <w:t>Lutscher and Musgrave 2017</w:t>
      </w:r>
      <w:r w:rsidR="004E7DAE" w:rsidRPr="003B7369">
        <w:t xml:space="preserve">). </w:t>
      </w:r>
    </w:p>
    <w:p w14:paraId="40188735" w14:textId="069A7016" w:rsidR="00864342" w:rsidRPr="003B7369" w:rsidRDefault="00D23F43" w:rsidP="008A0A96">
      <w:pPr>
        <w:spacing w:before="100" w:beforeAutospacing="1" w:after="100" w:afterAutospacing="1" w:line="480" w:lineRule="auto"/>
      </w:pPr>
      <w:r w:rsidRPr="003B7369">
        <w:t xml:space="preserve">Measuring </w:t>
      </w:r>
      <w:r w:rsidR="00FC09A2" w:rsidRPr="003B7369">
        <w:t>energy stores (</w:t>
      </w:r>
      <w:r w:rsidRPr="003B7369">
        <w:t xml:space="preserve">fat </w:t>
      </w:r>
      <w:r w:rsidR="00B94E2C" w:rsidRPr="003B7369">
        <w:t>mass</w:t>
      </w:r>
      <w:r w:rsidR="00FC09A2" w:rsidRPr="003B7369">
        <w:t>)</w:t>
      </w:r>
      <w:r w:rsidR="005F0D8C" w:rsidRPr="003B7369">
        <w:t xml:space="preserve"> is difficult and requires sacrificing the individual</w:t>
      </w:r>
      <w:r w:rsidR="00CC6195" w:rsidRPr="003B7369">
        <w:t xml:space="preserve">. Because of this, </w:t>
      </w:r>
      <w:r w:rsidRPr="003B7369">
        <w:t>body condition</w:t>
      </w:r>
      <w:r w:rsidR="00753200" w:rsidRPr="003B7369">
        <w:t xml:space="preserve"> is </w:t>
      </w:r>
      <w:r w:rsidR="002E1B0E" w:rsidRPr="003B7369">
        <w:t xml:space="preserve">usually </w:t>
      </w:r>
      <w:r w:rsidR="00747E1F" w:rsidRPr="003B7369">
        <w:t>estimate</w:t>
      </w:r>
      <w:r w:rsidR="00E06A33" w:rsidRPr="003B7369">
        <w:t>d</w:t>
      </w:r>
      <w:r w:rsidR="008C4E16" w:rsidRPr="003B7369">
        <w:t xml:space="preserve"> as an index</w:t>
      </w:r>
      <w:r w:rsidR="008A0A96" w:rsidRPr="003B7369">
        <w:t xml:space="preserve"> </w:t>
      </w:r>
      <w:r w:rsidR="00747E1F" w:rsidRPr="003B7369">
        <w:t>using</w:t>
      </w:r>
      <w:r w:rsidR="00753200" w:rsidRPr="003B7369">
        <w:t xml:space="preserve"> </w:t>
      </w:r>
      <w:r w:rsidR="00747E1F" w:rsidRPr="003B7369">
        <w:t>morphological</w:t>
      </w:r>
      <w:r w:rsidR="00753200" w:rsidRPr="003B7369">
        <w:t xml:space="preserve"> </w:t>
      </w:r>
      <w:r w:rsidR="00747E1F" w:rsidRPr="003B7369">
        <w:t xml:space="preserve">measurements of length and volume </w:t>
      </w:r>
      <w:r w:rsidR="00BD711B" w:rsidRPr="003B7369">
        <w:t xml:space="preserve">(usually mass) </w:t>
      </w:r>
      <w:r w:rsidR="00177C42" w:rsidRPr="003B7369">
        <w:t xml:space="preserve">such as Fulton’s K </w:t>
      </w:r>
      <w:r w:rsidR="00747E1F" w:rsidRPr="003B7369">
        <w:t>(</w:t>
      </w:r>
      <w:r w:rsidR="00AE230F" w:rsidRPr="003B7369">
        <w:rPr>
          <w:highlight w:val="yellow"/>
        </w:rPr>
        <w:t>Nash 2006</w:t>
      </w:r>
      <w:r w:rsidR="00747E1F" w:rsidRPr="003B7369">
        <w:t xml:space="preserve">). </w:t>
      </w:r>
      <w:r w:rsidR="00864342" w:rsidRPr="003B7369">
        <w:t xml:space="preserve">Fulton’s </w:t>
      </w:r>
      <w:r w:rsidR="00932B00" w:rsidRPr="003B7369">
        <w:t>K</w:t>
      </w:r>
      <w:r w:rsidR="00864342" w:rsidRPr="003B7369">
        <w:t xml:space="preserve"> is a ratio index </w:t>
      </w:r>
      <w:r w:rsidR="00864342" w:rsidRPr="003B7369">
        <w:lastRenderedPageBreak/>
        <w:t>calculated by taking body mass (W) divided by body length (L) cubed</w:t>
      </w:r>
      <w:r w:rsidR="00D32E78" w:rsidRPr="003B7369">
        <w:rPr>
          <w:b/>
          <w:bCs/>
        </w:rPr>
        <w:t xml:space="preserve"> </w:t>
      </w:r>
      <w:r w:rsidR="00312BBA" w:rsidRPr="003B7369">
        <w:rPr>
          <w:b/>
          <w:bCs/>
        </w:rPr>
        <w:t>(</w:t>
      </w:r>
      <w:r w:rsidR="00864342" w:rsidRPr="003B7369">
        <w:t>K=W/L</w:t>
      </w:r>
      <w:r w:rsidR="00864342" w:rsidRPr="003B7369">
        <w:rPr>
          <w:vertAlign w:val="superscript"/>
        </w:rPr>
        <w:t>3</w:t>
      </w:r>
      <w:r w:rsidR="008A0A96" w:rsidRPr="003B7369">
        <w:t>)</w:t>
      </w:r>
      <w:r w:rsidR="00864342" w:rsidRPr="003B7369">
        <w:t xml:space="preserve"> and was first employed to assess body condition in fisheries science (</w:t>
      </w:r>
      <w:r w:rsidR="00864342" w:rsidRPr="003B7369">
        <w:rPr>
          <w:highlight w:val="yellow"/>
        </w:rPr>
        <w:t>Ricker 1975</w:t>
      </w:r>
      <w:r w:rsidR="00864342" w:rsidRPr="003B7369">
        <w:t xml:space="preserve">, </w:t>
      </w:r>
      <w:r w:rsidR="00864342" w:rsidRPr="003B7369">
        <w:rPr>
          <w:highlight w:val="yellow"/>
        </w:rPr>
        <w:t>Nash et al. 2006</w:t>
      </w:r>
      <w:r w:rsidR="00864342" w:rsidRPr="003B7369">
        <w:t xml:space="preserve">). Fulton’s </w:t>
      </w:r>
      <w:r w:rsidR="00D20834" w:rsidRPr="003B7369">
        <w:t>K was</w:t>
      </w:r>
      <w:r w:rsidR="00864342" w:rsidRPr="003B7369">
        <w:t xml:space="preserve"> identified</w:t>
      </w:r>
      <w:r w:rsidR="000A2236" w:rsidRPr="003B7369">
        <w:t xml:space="preserve"> as</w:t>
      </w:r>
      <w:r w:rsidR="00864342" w:rsidRPr="003B7369">
        <w:t xml:space="preserve"> the best performing </w:t>
      </w:r>
      <w:r w:rsidR="00336DA7" w:rsidRPr="003B7369">
        <w:t xml:space="preserve">metric </w:t>
      </w:r>
      <w:r w:rsidR="00864342" w:rsidRPr="003B7369">
        <w:t xml:space="preserve">for tegus </w:t>
      </w:r>
      <w:r w:rsidR="00934127" w:rsidRPr="003B7369">
        <w:t xml:space="preserve">outperforming </w:t>
      </w:r>
      <w:r w:rsidR="00F5367A" w:rsidRPr="003B7369">
        <w:t>10 other methods commonly used</w:t>
      </w:r>
      <w:r w:rsidR="00D81ACA" w:rsidRPr="003B7369">
        <w:t xml:space="preserve"> </w:t>
      </w:r>
      <w:r w:rsidR="003F7C65" w:rsidRPr="003B7369">
        <w:t>(</w:t>
      </w:r>
      <w:r w:rsidR="003F7C65" w:rsidRPr="003B7369">
        <w:rPr>
          <w:highlight w:val="yellow"/>
        </w:rPr>
        <w:t>McCaffrey et al. 2023</w:t>
      </w:r>
      <w:r w:rsidR="003F7C65" w:rsidRPr="003B7369">
        <w:t>)</w:t>
      </w:r>
      <w:r w:rsidR="00864342" w:rsidRPr="003B7369">
        <w:t xml:space="preserve">. </w:t>
      </w:r>
    </w:p>
    <w:p w14:paraId="4D5D8562" w14:textId="178013AB" w:rsidR="0066331E" w:rsidRPr="003B7369" w:rsidRDefault="00161C86" w:rsidP="0066331E">
      <w:pPr>
        <w:spacing w:before="100" w:beforeAutospacing="1" w:after="100" w:afterAutospacing="1" w:line="480" w:lineRule="auto"/>
      </w:pPr>
      <w:r w:rsidRPr="003B7369">
        <w:t xml:space="preserve">To better </w:t>
      </w:r>
      <w:r w:rsidR="00884779" w:rsidRPr="003B7369">
        <w:t>organize</w:t>
      </w:r>
      <w:r w:rsidRPr="003B7369">
        <w:t xml:space="preserve"> conservation efforts and manage lands where </w:t>
      </w:r>
      <w:r w:rsidR="007E3C3B" w:rsidRPr="003B7369">
        <w:t xml:space="preserve">invasive </w:t>
      </w:r>
      <w:r w:rsidRPr="003B7369">
        <w:t>tegus occur</w:t>
      </w:r>
      <w:r w:rsidR="34238225" w:rsidRPr="003B7369">
        <w:t>,</w:t>
      </w:r>
      <w:r w:rsidRPr="003B7369">
        <w:t xml:space="preserve"> it is important to understand how this species is responding to the environment</w:t>
      </w:r>
      <w:r w:rsidR="007E3C3B" w:rsidRPr="003B7369">
        <w:t xml:space="preserve"> in non-native lands</w:t>
      </w:r>
      <w:r w:rsidRPr="003B7369">
        <w:t xml:space="preserve"> and identify factors </w:t>
      </w:r>
      <w:r w:rsidR="007E3C3B" w:rsidRPr="003B7369">
        <w:t>that</w:t>
      </w:r>
      <w:r w:rsidRPr="003B7369">
        <w:t xml:space="preserve"> </w:t>
      </w:r>
      <w:r w:rsidR="007E3C3B" w:rsidRPr="003B7369">
        <w:t xml:space="preserve">can </w:t>
      </w:r>
      <w:r w:rsidRPr="003B7369">
        <w:t>contribute to the success and further establishment of tegu populations</w:t>
      </w:r>
      <w:r w:rsidR="006133D5" w:rsidRPr="003B7369">
        <w:t>,</w:t>
      </w:r>
      <w:r w:rsidR="007E3C3B" w:rsidRPr="003B7369">
        <w:t xml:space="preserve"> allow</w:t>
      </w:r>
      <w:r w:rsidR="006133D5" w:rsidRPr="003B7369">
        <w:t>ing</w:t>
      </w:r>
      <w:r w:rsidR="007E3C3B" w:rsidRPr="003B7369">
        <w:t xml:space="preserve"> for better targeting of individuals for removal. </w:t>
      </w:r>
      <w:r w:rsidR="006133D5" w:rsidRPr="003B7369">
        <w:t>In South Florida, individual tegus with higher body condition brumate earlier and longer than tegus in poorer body condition (</w:t>
      </w:r>
      <w:r w:rsidR="006133D5" w:rsidRPr="003B7369">
        <w:rPr>
          <w:highlight w:val="yellow"/>
        </w:rPr>
        <w:t>Currylow et al. 2021</w:t>
      </w:r>
      <w:r w:rsidR="006133D5" w:rsidRPr="003B7369">
        <w:t>); knowledge of these habits</w:t>
      </w:r>
      <w:r w:rsidR="00776B33" w:rsidRPr="003B7369">
        <w:t xml:space="preserve"> and the factors that influence </w:t>
      </w:r>
      <w:r w:rsidR="00613BB4" w:rsidRPr="003B7369">
        <w:t xml:space="preserve">tegu </w:t>
      </w:r>
      <w:r w:rsidR="00776B33" w:rsidRPr="003B7369">
        <w:t>body condition</w:t>
      </w:r>
      <w:r w:rsidR="006133D5" w:rsidRPr="003B7369">
        <w:t xml:space="preserve"> can allow managers to better define an active season for trapping and removal of these individuals. </w:t>
      </w:r>
      <w:r w:rsidR="00831240" w:rsidRPr="003B7369">
        <w:t xml:space="preserve">It is also relevant to </w:t>
      </w:r>
      <w:r w:rsidR="00C23901" w:rsidRPr="003B7369">
        <w:t xml:space="preserve">understand how well </w:t>
      </w:r>
      <w:r w:rsidR="004B13D6" w:rsidRPr="003B7369">
        <w:t xml:space="preserve">tegus </w:t>
      </w:r>
      <w:r w:rsidR="00C23901" w:rsidRPr="003B7369">
        <w:t>are doing in the non-native lands comparing to</w:t>
      </w:r>
      <w:r w:rsidR="004B13D6" w:rsidRPr="003B7369">
        <w:t xml:space="preserve"> populations from the native range as this can provide insights into </w:t>
      </w:r>
      <w:r w:rsidR="0003658E" w:rsidRPr="003B7369">
        <w:t>how successful invaders tegus can be</w:t>
      </w:r>
      <w:r w:rsidR="0066331E" w:rsidRPr="003B7369">
        <w:t xml:space="preserve">. However, there is a lack of knowledge regarding body condition in tegus across their native range. </w:t>
      </w:r>
    </w:p>
    <w:p w14:paraId="44532FBB" w14:textId="53F054FB" w:rsidR="00161C86" w:rsidRPr="003B7369" w:rsidRDefault="00161C86" w:rsidP="0002607F">
      <w:pPr>
        <w:spacing w:before="100" w:beforeAutospacing="1" w:after="100" w:afterAutospacing="1" w:line="480" w:lineRule="auto"/>
      </w:pPr>
      <w:r w:rsidRPr="003B7369">
        <w:t xml:space="preserve">The primary objective of this </w:t>
      </w:r>
      <w:r w:rsidR="430A4404" w:rsidRPr="003B7369">
        <w:t xml:space="preserve">study </w:t>
      </w:r>
      <w:r w:rsidR="008F19C2" w:rsidRPr="003B7369">
        <w:t>wa</w:t>
      </w:r>
      <w:r w:rsidRPr="003B7369">
        <w:t xml:space="preserve">s to estimate </w:t>
      </w:r>
      <w:r w:rsidR="0043669D" w:rsidRPr="003B7369">
        <w:t xml:space="preserve">tegu </w:t>
      </w:r>
      <w:r w:rsidRPr="003B7369">
        <w:t xml:space="preserve">body condition </w:t>
      </w:r>
      <w:r w:rsidR="001E7BDF" w:rsidRPr="003B7369">
        <w:t>in native (Argentina) and non-native (South Florida, US) populations</w:t>
      </w:r>
      <w:r w:rsidR="001F0119" w:rsidRPr="003B7369">
        <w:t xml:space="preserve"> </w:t>
      </w:r>
      <w:r w:rsidRPr="003B7369">
        <w:t>to determine how well this species is doing in a novel environment</w:t>
      </w:r>
      <w:r w:rsidR="00D7139A" w:rsidRPr="003B7369">
        <w:t xml:space="preserve"> </w:t>
      </w:r>
      <w:r w:rsidR="00787054" w:rsidRPr="003B7369">
        <w:t>compared to its native range</w:t>
      </w:r>
      <w:r w:rsidRPr="003B7369">
        <w:t>, and to identify what</w:t>
      </w:r>
      <w:r w:rsidR="00A60881" w:rsidRPr="003B7369">
        <w:t xml:space="preserve"> </w:t>
      </w:r>
      <w:r w:rsidR="00536F7C">
        <w:t>biological</w:t>
      </w:r>
      <w:r w:rsidR="00536F7C" w:rsidRPr="003B7369">
        <w:t xml:space="preserve"> (</w:t>
      </w:r>
      <w:r w:rsidR="00536F7C">
        <w:t xml:space="preserve">percent of </w:t>
      </w:r>
      <w:r w:rsidR="00536F7C" w:rsidRPr="003B7369">
        <w:t>fat</w:t>
      </w:r>
      <w:r w:rsidR="00536F7C">
        <w:t xml:space="preserve">, </w:t>
      </w:r>
      <w:r w:rsidR="004A31E2">
        <w:t>size class),</w:t>
      </w:r>
      <w:r w:rsidR="00536F7C" w:rsidRPr="003B7369">
        <w:t xml:space="preserve"> </w:t>
      </w:r>
      <w:r w:rsidR="004C5113" w:rsidRPr="003B7369">
        <w:t>temporal (</w:t>
      </w:r>
      <w:r w:rsidR="004A31E2">
        <w:t>year, Julian day</w:t>
      </w:r>
      <w:r w:rsidR="007E4797" w:rsidRPr="003B7369">
        <w:t>)</w:t>
      </w:r>
      <w:r w:rsidR="004C5113" w:rsidRPr="003B7369">
        <w:t>,</w:t>
      </w:r>
      <w:r w:rsidR="00393704">
        <w:t xml:space="preserve"> and</w:t>
      </w:r>
      <w:r w:rsidR="004C5113" w:rsidRPr="003B7369">
        <w:t xml:space="preserve"> </w:t>
      </w:r>
      <w:r w:rsidR="007E4797" w:rsidRPr="003B7369">
        <w:t>environmental</w:t>
      </w:r>
      <w:r w:rsidR="004C5113" w:rsidRPr="003B7369">
        <w:t xml:space="preserve"> (</w:t>
      </w:r>
      <w:r w:rsidR="001E3692">
        <w:t xml:space="preserve">rainfall, </w:t>
      </w:r>
      <w:r w:rsidR="001F6A77" w:rsidRPr="003B7369">
        <w:t>temperature, habitat)</w:t>
      </w:r>
      <w:r w:rsidRPr="003B7369">
        <w:t xml:space="preserve"> factors influence tegu body condition in </w:t>
      </w:r>
      <w:r w:rsidR="00FB4E46" w:rsidRPr="003B7369">
        <w:t>South Florida</w:t>
      </w:r>
      <w:r w:rsidRPr="003B7369">
        <w:t xml:space="preserve">. </w:t>
      </w:r>
      <w:r w:rsidR="302E9E3F" w:rsidRPr="003B7369">
        <w:t xml:space="preserve">We </w:t>
      </w:r>
      <w:r w:rsidR="00B20586" w:rsidRPr="003B7369">
        <w:t>expect</w:t>
      </w:r>
      <w:r w:rsidR="302E9E3F" w:rsidRPr="003B7369">
        <w:t xml:space="preserve"> that </w:t>
      </w:r>
      <w:r w:rsidR="008E46F3" w:rsidRPr="003B7369">
        <w:t xml:space="preserve">1) </w:t>
      </w:r>
      <w:r w:rsidR="00EB45E3" w:rsidRPr="003B7369">
        <w:t xml:space="preserve">body condition of tegus from the native range is higher than in non-native lands as they are more adapted to </w:t>
      </w:r>
      <w:ins w:id="1" w:author="Frank J. Mazzotti" w:date="2024-10-15T13:05:00Z" w16du:dateUtc="2024-10-15T17:05:00Z">
        <w:r w:rsidR="00193BD8">
          <w:t>native range</w:t>
        </w:r>
      </w:ins>
      <w:del w:id="2" w:author="Frank J. Mazzotti" w:date="2024-10-15T13:05:00Z" w16du:dateUtc="2024-10-15T17:05:00Z">
        <w:r w:rsidR="00EB45E3" w:rsidRPr="003B7369" w:rsidDel="00193BD8">
          <w:delText>latter</w:delText>
        </w:r>
      </w:del>
      <w:r w:rsidR="00EB45E3" w:rsidRPr="003B7369">
        <w:t xml:space="preserve"> environmental </w:t>
      </w:r>
      <w:commentRangeStart w:id="3"/>
      <w:r w:rsidR="00EB45E3" w:rsidRPr="003B7369">
        <w:t>conditions</w:t>
      </w:r>
      <w:commentRangeEnd w:id="3"/>
      <w:r w:rsidR="00EB45E3" w:rsidRPr="003B7369">
        <w:rPr>
          <w:rStyle w:val="CommentReference"/>
        </w:rPr>
        <w:commentReference w:id="3"/>
      </w:r>
      <w:r w:rsidR="00EB45E3">
        <w:t xml:space="preserve">, 2) </w:t>
      </w:r>
      <w:r w:rsidR="302E9E3F" w:rsidRPr="003B7369">
        <w:t xml:space="preserve">body condition of tegus captured in </w:t>
      </w:r>
      <w:r w:rsidR="0002607F" w:rsidRPr="003B7369">
        <w:t>South Florida</w:t>
      </w:r>
      <w:r w:rsidR="302E9E3F" w:rsidRPr="003B7369">
        <w:t xml:space="preserve"> </w:t>
      </w:r>
      <w:r w:rsidR="0002607F" w:rsidRPr="003B7369">
        <w:t>are</w:t>
      </w:r>
      <w:r w:rsidR="302E9E3F" w:rsidRPr="003B7369">
        <w:t xml:space="preserve"> highest </w:t>
      </w:r>
      <w:r w:rsidR="302E9E3F" w:rsidRPr="003B7369">
        <w:lastRenderedPageBreak/>
        <w:t>before brumation and lowest during summer reproduction as a result of reproductive and brumation activities</w:t>
      </w:r>
      <w:r w:rsidR="0050166B" w:rsidRPr="003B7369">
        <w:t>,</w:t>
      </w:r>
      <w:r w:rsidR="302E9E3F" w:rsidRPr="003B7369">
        <w:t xml:space="preserve"> </w:t>
      </w:r>
      <w:r w:rsidR="00EB45E3">
        <w:t>3</w:t>
      </w:r>
      <w:r w:rsidR="0050166B" w:rsidRPr="003B7369">
        <w:t>)</w:t>
      </w:r>
      <w:r w:rsidR="302E9E3F" w:rsidRPr="003B7369">
        <w:t xml:space="preserve"> females have higher body condition than males</w:t>
      </w:r>
      <w:r w:rsidR="009E3651" w:rsidRPr="003B7369">
        <w:t xml:space="preserve"> (as high levels of energy allocation are needed for reproductive purposes)</w:t>
      </w:r>
      <w:r w:rsidR="302E9E3F" w:rsidRPr="003B7369">
        <w:t xml:space="preserve"> and that adults have higher body condition than juveniles</w:t>
      </w:r>
      <w:r w:rsidR="00487D74" w:rsidRPr="003B7369">
        <w:t xml:space="preserve"> </w:t>
      </w:r>
      <w:r w:rsidR="009E3651" w:rsidRPr="003B7369">
        <w:t>(larger animals allocate more energy towards weight rather than length)</w:t>
      </w:r>
      <w:r w:rsidR="00DC5923">
        <w:t xml:space="preserve">, and 4) temporal </w:t>
      </w:r>
      <w:r w:rsidR="00250370">
        <w:t xml:space="preserve">variables </w:t>
      </w:r>
      <w:r w:rsidR="002052B3">
        <w:t>(</w:t>
      </w:r>
      <w:r w:rsidR="007E1757">
        <w:t>e.g., temperature, rainfall</w:t>
      </w:r>
      <w:r w:rsidR="002052B3">
        <w:t>) rather than fix</w:t>
      </w:r>
      <w:ins w:id="4" w:author="Frank J. Mazzotti" w:date="2024-10-15T13:06:00Z" w16du:dateUtc="2024-10-15T17:06:00Z">
        <w:r w:rsidR="00950770">
          <w:t>ed</w:t>
        </w:r>
      </w:ins>
      <w:r w:rsidR="002052B3">
        <w:t xml:space="preserve"> variables (</w:t>
      </w:r>
      <w:r w:rsidR="007E1757">
        <w:t xml:space="preserve">e.g., </w:t>
      </w:r>
      <w:r w:rsidR="001E3692">
        <w:t>habitat</w:t>
      </w:r>
      <w:r w:rsidR="002052B3">
        <w:t xml:space="preserve"> type) </w:t>
      </w:r>
      <w:r w:rsidR="00250370">
        <w:t>will have strong effect</w:t>
      </w:r>
      <w:r w:rsidR="0020655E">
        <w:t>s</w:t>
      </w:r>
      <w:r w:rsidR="00250370">
        <w:t xml:space="preserve"> on tegu’s body condition as </w:t>
      </w:r>
      <w:ins w:id="5" w:author="Frank J. Mazzotti" w:date="2024-10-15T13:06:00Z" w16du:dateUtc="2024-10-15T17:06:00Z">
        <w:r w:rsidR="000358E3">
          <w:t>they</w:t>
        </w:r>
      </w:ins>
      <w:del w:id="6" w:author="Frank J. Mazzotti" w:date="2024-10-15T13:06:00Z" w16du:dateUtc="2024-10-15T17:06:00Z">
        <w:r w:rsidR="00250370" w:rsidDel="000358E3">
          <w:delText>it</w:delText>
        </w:r>
      </w:del>
      <w:r w:rsidR="00250370">
        <w:t xml:space="preserve"> </w:t>
      </w:r>
      <w:r w:rsidR="0020655E">
        <w:t>regulate food availability and prey intake.</w:t>
      </w:r>
    </w:p>
    <w:p w14:paraId="78242179" w14:textId="5D2909E7" w:rsidR="00161C86" w:rsidRPr="0020655E" w:rsidRDefault="00161C86" w:rsidP="003E3741">
      <w:pPr>
        <w:spacing w:before="100" w:beforeAutospacing="1" w:after="100" w:afterAutospacing="1" w:line="480" w:lineRule="auto"/>
        <w:rPr>
          <w:b/>
          <w:bCs/>
          <w:lang w:val="es-CO"/>
        </w:rPr>
      </w:pPr>
      <w:r w:rsidRPr="0020655E">
        <w:rPr>
          <w:b/>
          <w:bCs/>
          <w:lang w:val="es-CO"/>
        </w:rPr>
        <w:t>Methods</w:t>
      </w:r>
    </w:p>
    <w:p w14:paraId="7A22E48A" w14:textId="793022A4" w:rsidR="002515F2" w:rsidRPr="0020655E" w:rsidRDefault="00D865AF" w:rsidP="00ED3A3F">
      <w:pPr>
        <w:spacing w:before="100" w:beforeAutospacing="1" w:after="100" w:afterAutospacing="1" w:line="480" w:lineRule="auto"/>
        <w:rPr>
          <w:i/>
          <w:iCs/>
          <w:lang w:val="es-CO"/>
        </w:rPr>
      </w:pPr>
      <w:r w:rsidRPr="0020655E">
        <w:rPr>
          <w:i/>
          <w:iCs/>
          <w:lang w:val="es-CO"/>
        </w:rPr>
        <w:t>Tegu d</w:t>
      </w:r>
      <w:r w:rsidR="002515F2" w:rsidRPr="0020655E">
        <w:rPr>
          <w:i/>
          <w:iCs/>
          <w:lang w:val="es-CO"/>
        </w:rPr>
        <w:t>ata collection</w:t>
      </w:r>
    </w:p>
    <w:p w14:paraId="04ABF87F" w14:textId="2593A8AA" w:rsidR="00ED3A3F" w:rsidRPr="003B7369" w:rsidRDefault="0020655E" w:rsidP="00ED3A3F">
      <w:pPr>
        <w:spacing w:before="100" w:beforeAutospacing="1" w:after="100" w:afterAutospacing="1" w:line="480" w:lineRule="auto"/>
      </w:pPr>
      <w:r w:rsidRPr="006638C6">
        <w:t>T</w:t>
      </w:r>
      <w:r w:rsidR="00EB45E3" w:rsidRPr="006638C6">
        <w:t xml:space="preserve">egus </w:t>
      </w:r>
      <w:r w:rsidR="00037888" w:rsidRPr="006638C6">
        <w:t>from their</w:t>
      </w:r>
      <w:r w:rsidR="00EB45E3" w:rsidRPr="006638C6">
        <w:t xml:space="preserve"> native range</w:t>
      </w:r>
      <w:r w:rsidR="006C4057">
        <w:t xml:space="preserve"> (</w:t>
      </w:r>
      <w:r w:rsidR="006C4057" w:rsidRPr="006638C6">
        <w:t>Argentina</w:t>
      </w:r>
      <w:r w:rsidR="006C4057">
        <w:t xml:space="preserve">, </w:t>
      </w:r>
      <w:r w:rsidR="006C4057" w:rsidRPr="006638C6">
        <w:t>Cordoba province</w:t>
      </w:r>
      <w:r w:rsidR="006C4057">
        <w:t>)</w:t>
      </w:r>
      <w:r w:rsidR="00EB45E3" w:rsidRPr="006638C6">
        <w:t xml:space="preserve"> </w:t>
      </w:r>
      <w:r w:rsidR="00037888" w:rsidRPr="006638C6">
        <w:t xml:space="preserve">derived from </w:t>
      </w:r>
      <w:r w:rsidR="005C1F81" w:rsidRPr="006638C6">
        <w:t>roadkill</w:t>
      </w:r>
      <w:r w:rsidR="006638C6">
        <w:t>,</w:t>
      </w:r>
      <w:r w:rsidR="005C1F81" w:rsidRPr="006638C6">
        <w:t xml:space="preserve"> hunted </w:t>
      </w:r>
      <w:r w:rsidR="0008126D">
        <w:t xml:space="preserve">or captured alive </w:t>
      </w:r>
      <w:r w:rsidR="00EB45E3" w:rsidRPr="006638C6">
        <w:t xml:space="preserve">from 2008 through </w:t>
      </w:r>
      <w:commentRangeStart w:id="7"/>
      <w:r w:rsidR="00EB45E3" w:rsidRPr="006638C6">
        <w:t>2012</w:t>
      </w:r>
      <w:commentRangeEnd w:id="7"/>
      <w:r w:rsidR="005A4A87">
        <w:rPr>
          <w:rStyle w:val="CommentReference"/>
        </w:rPr>
        <w:commentReference w:id="7"/>
      </w:r>
      <w:r w:rsidR="00EB45E3" w:rsidRPr="006638C6">
        <w:t xml:space="preserve"> (</w:t>
      </w:r>
      <w:r w:rsidR="00EB45E3" w:rsidRPr="006638C6">
        <w:rPr>
          <w:highlight w:val="green"/>
        </w:rPr>
        <w:t>Figure 1</w:t>
      </w:r>
      <w:r w:rsidR="00EB45E3" w:rsidRPr="006638C6">
        <w:t>).</w:t>
      </w:r>
      <w:r w:rsidRPr="006638C6">
        <w:t xml:space="preserve"> </w:t>
      </w:r>
      <w:r w:rsidR="00C366BF" w:rsidRPr="003B7369">
        <w:t xml:space="preserve">Tegus </w:t>
      </w:r>
      <w:r w:rsidR="0008126D">
        <w:t xml:space="preserve">from </w:t>
      </w:r>
      <w:r w:rsidR="00751F7E">
        <w:t>their invasive range</w:t>
      </w:r>
      <w:r w:rsidR="00C366BF" w:rsidRPr="003B7369">
        <w:t xml:space="preserve"> </w:t>
      </w:r>
      <w:r w:rsidR="000C0A6C">
        <w:t xml:space="preserve">were captured </w:t>
      </w:r>
      <w:r w:rsidR="00DB1802" w:rsidRPr="003B7369">
        <w:t>in</w:t>
      </w:r>
      <w:r w:rsidR="00DB1802">
        <w:t xml:space="preserve"> </w:t>
      </w:r>
      <w:r w:rsidR="000C0A6C" w:rsidRPr="003B7369">
        <w:t>South Florida</w:t>
      </w:r>
      <w:r w:rsidR="000C0A6C">
        <w:t xml:space="preserve"> </w:t>
      </w:r>
      <w:r w:rsidR="00A72491" w:rsidRPr="003B7369">
        <w:t xml:space="preserve">through removal efforts </w:t>
      </w:r>
      <w:r w:rsidR="00A72491">
        <w:t>(</w:t>
      </w:r>
      <w:r w:rsidR="00A72491" w:rsidRPr="003B7369">
        <w:t>live trapping</w:t>
      </w:r>
      <w:r w:rsidR="00A72491">
        <w:t xml:space="preserve">) </w:t>
      </w:r>
      <w:r w:rsidR="00A72491" w:rsidRPr="003B7369">
        <w:t xml:space="preserve">performed by the University of Florida, Florida Fish and Wildlife Conservation Commission (FWC), United States Geological Survey (USGS), and National Park Service (NPS). </w:t>
      </w:r>
      <w:r w:rsidR="00B60CC2">
        <w:t xml:space="preserve">All tegu captured in South Florida came from </w:t>
      </w:r>
      <w:del w:id="8" w:author="Frank J. Mazzotti" w:date="2024-10-15T13:07:00Z" w16du:dateUtc="2024-10-15T17:07:00Z">
        <w:r w:rsidR="000C0A6C" w:rsidDel="00B67B72">
          <w:delText>th</w:delText>
        </w:r>
        <w:r w:rsidR="00DB1802" w:rsidDel="00B67B72">
          <w:delText>e</w:delText>
        </w:r>
        <w:r w:rsidR="00DB1802" w:rsidRPr="003B7369" w:rsidDel="00B67B72">
          <w:delText xml:space="preserve"> </w:delText>
        </w:r>
      </w:del>
      <w:r w:rsidR="00DB1802" w:rsidRPr="003B7369">
        <w:t>Miami-Dade County</w:t>
      </w:r>
      <w:r w:rsidR="003D0DB8">
        <w:t xml:space="preserve"> mostly from the</w:t>
      </w:r>
      <w:r w:rsidR="00DB1802" w:rsidRPr="003B7369">
        <w:t xml:space="preserve"> Southern Glades Wildlife and Environmental Area (SGWEA) and in locations north, east, and west of it, including the Homestead Air Reserve Base, plant nurseries, agricultural lands, residential dwellings, and the surrounding areas of the C-111, C-111E, and Aerojet canals, South Dixie Highway, and Card Sound Road</w:t>
      </w:r>
      <w:r w:rsidR="00642AEF">
        <w:t xml:space="preserve">, </w:t>
      </w:r>
      <w:r w:rsidR="00642AEF" w:rsidRPr="003B7369">
        <w:t>from 2014 through 2019</w:t>
      </w:r>
      <w:r w:rsidR="00DB1802">
        <w:t>.</w:t>
      </w:r>
      <w:r w:rsidR="00642AEF">
        <w:t xml:space="preserve"> </w:t>
      </w:r>
    </w:p>
    <w:p w14:paraId="31F7F902" w14:textId="77777777" w:rsidR="0074167F" w:rsidRDefault="0074167F" w:rsidP="0074167F">
      <w:pPr>
        <w:spacing w:before="100" w:beforeAutospacing="1" w:after="100" w:afterAutospacing="1" w:line="480" w:lineRule="auto"/>
      </w:pPr>
      <w:r w:rsidRPr="003B7369">
        <w:t>Tegus were humanely euthanized following AVMA standards (</w:t>
      </w:r>
      <w:r w:rsidRPr="003B7369">
        <w:rPr>
          <w:highlight w:val="yellow"/>
        </w:rPr>
        <w:t>Underwood and Anthony 2020</w:t>
      </w:r>
      <w:r w:rsidRPr="003B7369">
        <w:t xml:space="preserve">), and frozen until necropsy. Tegus were thawed prior to necropsy and examined for general health and condition by visually inspecting all internal organs and the body exterior for any </w:t>
      </w:r>
      <w:r w:rsidRPr="003B7369">
        <w:lastRenderedPageBreak/>
        <w:t xml:space="preserve">abnormalities or deformities that may affect general health, body mass, body length, or fat mass. We measured </w:t>
      </w:r>
      <w:r>
        <w:t xml:space="preserve">on both native and non-native tegus total length (TL), </w:t>
      </w:r>
      <w:r w:rsidRPr="003B7369">
        <w:t>snout-vent length (SVL)</w:t>
      </w:r>
      <w:r>
        <w:t>,</w:t>
      </w:r>
      <w:r w:rsidRPr="003B7369">
        <w:t xml:space="preserve"> and total body mass using a flexible measuring tape and a spring scale. Coelomic wet-fat mass was obtained by removing and weighing discrete abdominal fat bodies to the nearest 0.0001 gr. Percent fat mass was calculated by dividing wet-fat mass by total body mass times 100.</w:t>
      </w:r>
      <w:r>
        <w:t xml:space="preserve"> </w:t>
      </w:r>
    </w:p>
    <w:p w14:paraId="5F429D0A" w14:textId="77777777" w:rsidR="000F08DD" w:rsidRDefault="000F08DD" w:rsidP="000F08DD">
      <w:pPr>
        <w:spacing w:before="100" w:beforeAutospacing="1" w:after="100" w:afterAutospacing="1" w:line="480" w:lineRule="auto"/>
      </w:pPr>
      <w:r>
        <w:rPr>
          <w:noProof/>
        </w:rPr>
        <w:drawing>
          <wp:inline distT="0" distB="0" distL="0" distR="0" wp14:anchorId="31A11581" wp14:editId="4803A7F7">
            <wp:extent cx="5931535" cy="4587875"/>
            <wp:effectExtent l="0" t="0" r="0" b="3175"/>
            <wp:docPr id="1387397802" name="Picture 4" descr="A map with different loc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97802" name="Picture 4" descr="A map with different location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1535" cy="4587875"/>
                    </a:xfrm>
                    <a:prstGeom prst="rect">
                      <a:avLst/>
                    </a:prstGeom>
                    <a:noFill/>
                    <a:ln>
                      <a:noFill/>
                    </a:ln>
                  </pic:spPr>
                </pic:pic>
              </a:graphicData>
            </a:graphic>
          </wp:inline>
        </w:drawing>
      </w:r>
    </w:p>
    <w:p w14:paraId="198F82FE" w14:textId="77777777" w:rsidR="000F08DD" w:rsidRPr="0074167F" w:rsidRDefault="000F08DD" w:rsidP="000F08DD">
      <w:pPr>
        <w:spacing w:before="100" w:beforeAutospacing="1" w:after="100" w:afterAutospacing="1" w:line="480" w:lineRule="auto"/>
        <w:rPr>
          <w:i/>
          <w:iCs/>
        </w:rPr>
      </w:pPr>
      <w:r w:rsidRPr="0074167F">
        <w:rPr>
          <w:b/>
          <w:bCs/>
          <w:i/>
          <w:iCs/>
        </w:rPr>
        <w:t xml:space="preserve">Figure 1. </w:t>
      </w:r>
      <w:r w:rsidRPr="0074167F">
        <w:rPr>
          <w:i/>
          <w:iCs/>
        </w:rPr>
        <w:t xml:space="preserve">Map depicting capture locations of tegus through their native (Argentina, Cordoba province) and non-native (South Florida) range. Captures coming from Florida are part of active trapping done to reduce the impact of this invasive species on Florida’s biodiversity. Captures from Argentina come from roadkill and animals hunted or trapped alive. Notice that </w:t>
      </w:r>
      <w:r w:rsidRPr="0074167F">
        <w:rPr>
          <w:i/>
          <w:iCs/>
        </w:rPr>
        <w:lastRenderedPageBreak/>
        <w:t xml:space="preserve">not all records are included for Argentina as most of the data had not coordinates associate with. </w:t>
      </w:r>
    </w:p>
    <w:p w14:paraId="11188518" w14:textId="77777777" w:rsidR="0074167F" w:rsidRDefault="0074167F" w:rsidP="0074167F">
      <w:pPr>
        <w:spacing w:before="100" w:beforeAutospacing="1" w:after="100" w:afterAutospacing="1" w:line="480" w:lineRule="auto"/>
      </w:pPr>
      <w:r w:rsidRPr="003B7369">
        <w:t xml:space="preserve">Tegus were assigned to one of three size-class groups based on snout-to-vent length (SVL) measurements: hatchlings and early juveniles with SVLs up to 20.2 cm, </w:t>
      </w:r>
      <w:r w:rsidRPr="003B7369">
        <w:rPr>
          <w:color w:val="000000"/>
          <w:shd w:val="clear" w:color="auto" w:fill="FFFFFF"/>
        </w:rPr>
        <w:t>late juveniles to reproductive-sized adults</w:t>
      </w:r>
      <w:r w:rsidRPr="003B7369">
        <w:t xml:space="preserve"> with SVLs measuring 20.2–30.0 cm, and large adults SVL measuring 30.0 cm and greater. These groups were defined by looking for breakpoints across the relationship between mass and SVL based on linear regression models as described in </w:t>
      </w:r>
      <w:r w:rsidRPr="003B7369">
        <w:rPr>
          <w:highlight w:val="yellow"/>
        </w:rPr>
        <w:t>McCaffrey et al. (2023)</w:t>
      </w:r>
      <w:r w:rsidRPr="003B7369">
        <w:t xml:space="preserve">. </w:t>
      </w:r>
    </w:p>
    <w:p w14:paraId="3BD900F7" w14:textId="77777777" w:rsidR="0060484B" w:rsidRPr="00FD714D" w:rsidRDefault="0060484B" w:rsidP="0060484B">
      <w:pPr>
        <w:spacing w:before="100" w:beforeAutospacing="1" w:after="100" w:afterAutospacing="1" w:line="480" w:lineRule="auto"/>
        <w:rPr>
          <w:i/>
          <w:iCs/>
        </w:rPr>
      </w:pPr>
      <w:r w:rsidRPr="00FD714D">
        <w:rPr>
          <w:i/>
          <w:iCs/>
        </w:rPr>
        <w:t xml:space="preserve">Body </w:t>
      </w:r>
      <w:r>
        <w:rPr>
          <w:i/>
          <w:iCs/>
        </w:rPr>
        <w:t>c</w:t>
      </w:r>
      <w:r w:rsidRPr="00FD714D">
        <w:rPr>
          <w:i/>
          <w:iCs/>
        </w:rPr>
        <w:t>ondition</w:t>
      </w:r>
      <w:r w:rsidRPr="00001C15">
        <w:rPr>
          <w:i/>
          <w:iCs/>
        </w:rPr>
        <w:t xml:space="preserve"> </w:t>
      </w:r>
      <w:r>
        <w:rPr>
          <w:i/>
          <w:iCs/>
        </w:rPr>
        <w:t>a</w:t>
      </w:r>
      <w:r w:rsidRPr="00FD714D">
        <w:rPr>
          <w:i/>
          <w:iCs/>
        </w:rPr>
        <w:t>ssessment</w:t>
      </w:r>
    </w:p>
    <w:p w14:paraId="0F06D182" w14:textId="7CD83E92" w:rsidR="0060484B" w:rsidRPr="00BE2133" w:rsidRDefault="0060484B" w:rsidP="0060484B">
      <w:pPr>
        <w:spacing w:before="100" w:beforeAutospacing="1" w:after="100" w:afterAutospacing="1" w:line="480" w:lineRule="auto"/>
      </w:pPr>
      <w:r w:rsidRPr="00BE2133">
        <w:t xml:space="preserve">Body condition </w:t>
      </w:r>
      <w:r>
        <w:t xml:space="preserve">for tegus in the native and non-native range </w:t>
      </w:r>
      <w:r w:rsidRPr="00BE2133">
        <w:t xml:space="preserve">was calculated </w:t>
      </w:r>
      <w:r w:rsidR="00420EF6">
        <w:t xml:space="preserve">and compared </w:t>
      </w:r>
      <w:r w:rsidRPr="00BE2133">
        <w:t xml:space="preserve">using Fulton’s K index and significance was evaluated at α = 0.05 for all statistical tests. </w:t>
      </w:r>
      <w:r w:rsidR="00F5660F">
        <w:t>B</w:t>
      </w:r>
      <w:r w:rsidRPr="00BE2133">
        <w:t xml:space="preserve">ody condition </w:t>
      </w:r>
      <w:r w:rsidR="00F5660F">
        <w:t xml:space="preserve">outliers </w:t>
      </w:r>
      <w:r w:rsidRPr="00BE2133">
        <w:t>were removed using interquartile ranges -IQR (</w:t>
      </w:r>
      <w:r w:rsidRPr="0060484B">
        <w:rPr>
          <w:highlight w:val="yellow"/>
        </w:rPr>
        <w:t>Tukey 1977</w:t>
      </w:r>
      <w:r w:rsidRPr="00BE2133">
        <w:t>)</w:t>
      </w:r>
      <w:r>
        <w:t xml:space="preserve"> </w:t>
      </w:r>
      <w:r w:rsidR="00F5660F">
        <w:t xml:space="preserve">calculated in </w:t>
      </w:r>
      <w:r w:rsidR="00F5660F" w:rsidRPr="00BE2133">
        <w:t>R version 4.3.1 (</w:t>
      </w:r>
      <w:r w:rsidR="00F5660F" w:rsidRPr="0060484B">
        <w:rPr>
          <w:highlight w:val="yellow"/>
        </w:rPr>
        <w:t>R core team, 2023</w:t>
      </w:r>
      <w:r w:rsidR="00F5660F" w:rsidRPr="00BE2133">
        <w:t>)</w:t>
      </w:r>
      <w:r w:rsidR="00F5660F">
        <w:t xml:space="preserve"> </w:t>
      </w:r>
      <w:r w:rsidR="0047035E">
        <w:t xml:space="preserve">as well as tegus with </w:t>
      </w:r>
      <w:r w:rsidR="00F5660F">
        <w:t xml:space="preserve">physical </w:t>
      </w:r>
      <w:r w:rsidR="0047035E">
        <w:t>abnormalities</w:t>
      </w:r>
      <w:r w:rsidR="00F5660F">
        <w:t xml:space="preserve"> </w:t>
      </w:r>
      <w:r w:rsidR="00D031E3" w:rsidRPr="00BE2133">
        <w:t xml:space="preserve">(missing limbs, regenerated tails, missing tails, and crooked spines) </w:t>
      </w:r>
      <w:r w:rsidR="00F5660F">
        <w:t>as these can influence Fult</w:t>
      </w:r>
      <w:r w:rsidR="00D031E3">
        <w:t>on’s K slope</w:t>
      </w:r>
      <w:r w:rsidR="00111312">
        <w:t xml:space="preserve"> (</w:t>
      </w:r>
      <w:r w:rsidR="00111312" w:rsidRPr="003B7369">
        <w:rPr>
          <w:highlight w:val="yellow"/>
        </w:rPr>
        <w:t>McCaffrey et al. 2023</w:t>
      </w:r>
      <w:r w:rsidR="00111312">
        <w:t>)</w:t>
      </w:r>
      <w:r w:rsidRPr="00BE2133">
        <w:t xml:space="preserve">. </w:t>
      </w:r>
      <w:r w:rsidR="00D20B3E">
        <w:t>We tested the</w:t>
      </w:r>
      <w:r w:rsidRPr="00BE2133">
        <w:t xml:space="preserve"> effect of variables such as sex</w:t>
      </w:r>
      <w:r w:rsidR="00111312">
        <w:t xml:space="preserve">, </w:t>
      </w:r>
      <w:r w:rsidRPr="00BE2133">
        <w:t>size group</w:t>
      </w:r>
      <w:r w:rsidR="00CC5AD9">
        <w:t>,</w:t>
      </w:r>
      <w:r w:rsidRPr="00BE2133">
        <w:t xml:space="preserve"> </w:t>
      </w:r>
      <w:r w:rsidR="00111312">
        <w:t xml:space="preserve">and month </w:t>
      </w:r>
      <w:r w:rsidRPr="00BE2133">
        <w:t>on Fulton’s K values</w:t>
      </w:r>
      <w:r w:rsidR="005405D9">
        <w:t xml:space="preserve"> via </w:t>
      </w:r>
      <w:r w:rsidR="005405D9" w:rsidRPr="00BE2133">
        <w:t xml:space="preserve">Wilcoxon rank sum </w:t>
      </w:r>
      <w:r w:rsidRPr="00BE2133">
        <w:t>and Kruskal-Wallis tests. Dunn pairwise test using Bonferroni correction was used to define pairwise differences between size groups.</w:t>
      </w:r>
      <w:r>
        <w:t xml:space="preserve"> </w:t>
      </w:r>
    </w:p>
    <w:p w14:paraId="2213B2B1" w14:textId="7E46C31B" w:rsidR="00A70170" w:rsidRPr="003B7369" w:rsidRDefault="00420EF6" w:rsidP="00FD714D">
      <w:pPr>
        <w:spacing w:before="100" w:beforeAutospacing="1" w:after="100" w:afterAutospacing="1" w:line="480" w:lineRule="auto"/>
        <w:rPr>
          <w:i/>
          <w:iCs/>
        </w:rPr>
      </w:pPr>
      <w:r>
        <w:rPr>
          <w:i/>
          <w:iCs/>
        </w:rPr>
        <w:t>Factors influencing body condition in the non-native range</w:t>
      </w:r>
    </w:p>
    <w:p w14:paraId="1BE947D5" w14:textId="0F658FBA" w:rsidR="00161C86" w:rsidRDefault="00420EF6" w:rsidP="00627C80">
      <w:pPr>
        <w:spacing w:before="100" w:beforeAutospacing="1" w:after="100" w:afterAutospacing="1" w:line="480" w:lineRule="auto"/>
      </w:pPr>
      <w:r>
        <w:t>We assessed</w:t>
      </w:r>
      <w:r w:rsidR="007C2E55">
        <w:t xml:space="preserve"> the effect of</w:t>
      </w:r>
      <w:r>
        <w:t xml:space="preserve"> </w:t>
      </w:r>
      <w:r w:rsidR="00CC5AD9">
        <w:t xml:space="preserve">physiological (percent </w:t>
      </w:r>
      <w:del w:id="9" w:author="Frank J. Mazzotti" w:date="2024-10-15T13:08:00Z" w16du:dateUtc="2024-10-15T17:08:00Z">
        <w:r w:rsidR="00CC5AD9" w:rsidDel="001F2F5C">
          <w:delText xml:space="preserve">of </w:delText>
        </w:r>
      </w:del>
      <w:r w:rsidR="00CC5AD9">
        <w:t xml:space="preserve">fat), </w:t>
      </w:r>
      <w:r w:rsidR="007C2E55">
        <w:t>t</w:t>
      </w:r>
      <w:r w:rsidR="007C2E55" w:rsidRPr="007C2E55">
        <w:t>emporal</w:t>
      </w:r>
      <w:r w:rsidR="00F167DE">
        <w:t xml:space="preserve"> (</w:t>
      </w:r>
      <w:r w:rsidR="003C2DC3">
        <w:t>year, Julian day</w:t>
      </w:r>
      <w:r w:rsidR="00F167DE">
        <w:t>)</w:t>
      </w:r>
      <w:r w:rsidR="00CC5AD9">
        <w:t xml:space="preserve">, </w:t>
      </w:r>
      <w:r w:rsidR="007C2E55" w:rsidRPr="007C2E55">
        <w:t>environmental</w:t>
      </w:r>
      <w:r w:rsidR="003C2DC3">
        <w:t xml:space="preserve"> (mean</w:t>
      </w:r>
      <w:r w:rsidR="003C2DC3" w:rsidRPr="003B7369">
        <w:t xml:space="preserve"> rainfall</w:t>
      </w:r>
      <w:r w:rsidR="003C2DC3">
        <w:t xml:space="preserve"> and</w:t>
      </w:r>
      <w:r w:rsidR="003C2DC3" w:rsidRPr="003B7369">
        <w:t xml:space="preserve"> temperature</w:t>
      </w:r>
      <w:r w:rsidR="003C2DC3">
        <w:t xml:space="preserve"> and</w:t>
      </w:r>
      <w:r w:rsidR="003C2DC3" w:rsidRPr="003B7369">
        <w:t xml:space="preserve"> monthly minimum maximum temperature</w:t>
      </w:r>
      <w:r w:rsidR="003C2DC3">
        <w:t>)</w:t>
      </w:r>
      <w:r w:rsidR="007C2E55">
        <w:t>,</w:t>
      </w:r>
      <w:r w:rsidR="007C2E55" w:rsidRPr="007C2E55">
        <w:t xml:space="preserve"> and habitat </w:t>
      </w:r>
      <w:r w:rsidR="003C2DC3">
        <w:t>type</w:t>
      </w:r>
      <w:r w:rsidR="00AA49EC">
        <w:t xml:space="preserve"> (</w:t>
      </w:r>
      <w:r w:rsidR="00AA49EC" w:rsidRPr="003B7369">
        <w:t>prairies</w:t>
      </w:r>
      <w:r w:rsidR="00AA49EC">
        <w:t xml:space="preserve"> and bog</w:t>
      </w:r>
      <w:r w:rsidR="00AA49EC" w:rsidRPr="003B7369">
        <w:t>, marshes,</w:t>
      </w:r>
      <w:r w:rsidR="00AA49EC">
        <w:t xml:space="preserve"> </w:t>
      </w:r>
      <w:r w:rsidR="00AA49EC" w:rsidRPr="003B7369">
        <w:t>freshwater forested wetlands, or urban</w:t>
      </w:r>
      <w:r w:rsidR="00AA49EC">
        <w:t>)</w:t>
      </w:r>
      <w:r w:rsidR="003C2DC3">
        <w:t xml:space="preserve"> </w:t>
      </w:r>
      <w:r w:rsidR="007C2E55" w:rsidRPr="007C2E55">
        <w:t xml:space="preserve">variables </w:t>
      </w:r>
      <w:r w:rsidR="007C2E55">
        <w:t xml:space="preserve">on tegu’s body </w:t>
      </w:r>
      <w:r w:rsidR="007C2E55">
        <w:lastRenderedPageBreak/>
        <w:t xml:space="preserve">condition in South Florida </w:t>
      </w:r>
      <w:r w:rsidR="005839FB" w:rsidRPr="00C03CFE">
        <w:t>via generalized additive mixed models (GAMM) for very large datasets (</w:t>
      </w:r>
      <w:r w:rsidR="005839FB" w:rsidRPr="007B2A6C">
        <w:rPr>
          <w:i/>
          <w:iCs/>
        </w:rPr>
        <w:t>bam</w:t>
      </w:r>
      <w:r w:rsidR="005839FB" w:rsidRPr="00C03CFE">
        <w:t xml:space="preserve"> function) from the “mgcv” package </w:t>
      </w:r>
      <w:r w:rsidR="005839FB" w:rsidRPr="005839FB">
        <w:rPr>
          <w:highlight w:val="yellow"/>
        </w:rPr>
        <w:t>(Wood, 2011</w:t>
      </w:r>
      <w:r w:rsidR="005839FB" w:rsidRPr="00C03CFE">
        <w:t>).</w:t>
      </w:r>
      <w:r w:rsidR="003C2DC3" w:rsidRPr="003B7369">
        <w:t xml:space="preserve"> </w:t>
      </w:r>
      <w:r w:rsidR="009E0A73">
        <w:t>T</w:t>
      </w:r>
      <w:r w:rsidR="009E0A73" w:rsidRPr="003B7369">
        <w:t xml:space="preserve">emporal variables </w:t>
      </w:r>
      <w:r w:rsidR="00C26593">
        <w:t xml:space="preserve">were obtained from capture date. </w:t>
      </w:r>
      <w:r w:rsidR="00740DB1">
        <w:t>Mean m</w:t>
      </w:r>
      <w:r w:rsidR="00361742">
        <w:t>onthly w</w:t>
      </w:r>
      <w:r w:rsidR="008F19C2" w:rsidRPr="003B7369">
        <w:t>eather</w:t>
      </w:r>
      <w:r w:rsidR="00161C86" w:rsidRPr="003B7369">
        <w:t xml:space="preserve"> data were gathered </w:t>
      </w:r>
      <w:r w:rsidR="00A73FEA">
        <w:t>from</w:t>
      </w:r>
      <w:r w:rsidR="00161C86" w:rsidRPr="003B7369">
        <w:t xml:space="preserve"> the Florida Automated Weather Network (FAWN</w:t>
      </w:r>
      <w:r w:rsidR="00736F0C" w:rsidRPr="003B7369">
        <w:t xml:space="preserve">, </w:t>
      </w:r>
      <w:hyperlink r:id="rId12">
        <w:r w:rsidR="000C494B" w:rsidRPr="003B7369">
          <w:rPr>
            <w:rStyle w:val="Hyperlink"/>
            <w:rFonts w:ascii="Times New Roman" w:hAnsi="Times New Roman"/>
          </w:rPr>
          <w:t>https://fawn.ifas.ufl.edu/</w:t>
        </w:r>
      </w:hyperlink>
      <w:r w:rsidR="00161C86" w:rsidRPr="003B7369">
        <w:t>)</w:t>
      </w:r>
      <w:r w:rsidR="0026622A">
        <w:t xml:space="preserve"> </w:t>
      </w:r>
      <w:r w:rsidR="0026622A" w:rsidRPr="003B7369">
        <w:t xml:space="preserve">Homestead </w:t>
      </w:r>
      <w:r w:rsidR="0026622A">
        <w:t>station</w:t>
      </w:r>
      <w:r w:rsidR="00161C86" w:rsidRPr="003B7369">
        <w:t xml:space="preserve">. Habitat </w:t>
      </w:r>
      <w:r w:rsidR="0038372C">
        <w:t xml:space="preserve">type </w:t>
      </w:r>
      <w:r w:rsidR="00161C86" w:rsidRPr="003B7369">
        <w:t>was determined for each tegu</w:t>
      </w:r>
      <w:r w:rsidR="00F23847">
        <w:t>’s</w:t>
      </w:r>
      <w:r w:rsidR="00161C86" w:rsidRPr="003B7369">
        <w:t xml:space="preserve"> </w:t>
      </w:r>
      <w:r w:rsidR="002354E6" w:rsidRPr="003B7369">
        <w:t xml:space="preserve">capture location </w:t>
      </w:r>
      <w:r w:rsidR="00161C86" w:rsidRPr="003B7369">
        <w:t>using the Florida Cooperative Land Cover Map (CLC), Version 3.5 (</w:t>
      </w:r>
      <w:r w:rsidR="006D6B99" w:rsidRPr="006D6B99">
        <w:rPr>
          <w:highlight w:val="yellow"/>
        </w:rPr>
        <w:t>Kawula and Redner 2018</w:t>
      </w:r>
      <w:r w:rsidR="00161C86" w:rsidRPr="003B7369">
        <w:t xml:space="preserve">). </w:t>
      </w:r>
      <w:r w:rsidR="4867AE78" w:rsidRPr="003B7369">
        <w:t>We modified</w:t>
      </w:r>
      <w:r w:rsidR="00161C86" w:rsidRPr="003B7369">
        <w:t xml:space="preserve"> CLC to better describe the habitat where tegus were captured</w:t>
      </w:r>
      <w:r w:rsidR="30B463F8" w:rsidRPr="003B7369">
        <w:t xml:space="preserve"> by </w:t>
      </w:r>
      <w:r w:rsidR="6B5D465D" w:rsidRPr="003B7369">
        <w:t>removing polygons labeled as canal, transport, and vegetative berm and replacing them with the adjacent habitat, which more appropriately described the area where captures occurred</w:t>
      </w:r>
      <w:r w:rsidR="00161C86" w:rsidRPr="003B7369">
        <w:t xml:space="preserve">. </w:t>
      </w:r>
      <w:r w:rsidR="00F61253">
        <w:t xml:space="preserve">CLC </w:t>
      </w:r>
      <w:r w:rsidR="00161C86" w:rsidRPr="003B7369">
        <w:t>polygons were rasterized</w:t>
      </w:r>
      <w:r w:rsidR="11FC5056" w:rsidRPr="003B7369">
        <w:t xml:space="preserve"> to </w:t>
      </w:r>
      <w:commentRangeStart w:id="10"/>
      <w:r w:rsidR="11FC5056" w:rsidRPr="003B7369">
        <w:t>1 m x 1 m pixels</w:t>
      </w:r>
      <w:commentRangeEnd w:id="10"/>
      <w:r w:rsidR="00161C86" w:rsidRPr="003B7369">
        <w:rPr>
          <w:rStyle w:val="CommentReference"/>
          <w:sz w:val="24"/>
          <w:szCs w:val="24"/>
        </w:rPr>
        <w:commentReference w:id="10"/>
      </w:r>
      <w:r w:rsidR="00161C86" w:rsidRPr="003B7369">
        <w:t xml:space="preserve"> </w:t>
      </w:r>
      <w:r w:rsidR="7A449363" w:rsidRPr="003B7369">
        <w:t>via polygon to raster tool in ArcGIS</w:t>
      </w:r>
      <w:r w:rsidR="00F23847">
        <w:t xml:space="preserve"> pro </w:t>
      </w:r>
      <w:r w:rsidR="00AA49EC">
        <w:t xml:space="preserve">3.2.1 </w:t>
      </w:r>
      <w:r w:rsidR="00F23847">
        <w:t>(</w:t>
      </w:r>
      <w:r w:rsidR="00F23847" w:rsidRPr="00F23847">
        <w:rPr>
          <w:highlight w:val="yellow"/>
        </w:rPr>
        <w:t>ESRI 2024</w:t>
      </w:r>
      <w:r w:rsidR="00F23847">
        <w:t>)</w:t>
      </w:r>
      <w:r w:rsidR="00161C86" w:rsidRPr="003B7369">
        <w:t xml:space="preserve">, clipped, and values were extracted to the capture locations of each tegu. </w:t>
      </w:r>
      <w:r w:rsidR="00C3400C" w:rsidRPr="003B7369">
        <w:t>Once assigned, habitat was then categorized based on the CLC classification syste</w:t>
      </w:r>
      <w:r w:rsidR="00AA49EC">
        <w:t>m</w:t>
      </w:r>
      <w:r w:rsidR="00C94FDA">
        <w:t xml:space="preserve"> </w:t>
      </w:r>
      <w:r w:rsidR="00C94FDA" w:rsidRPr="003B7369">
        <w:t>(</w:t>
      </w:r>
      <w:r w:rsidR="00C94FDA" w:rsidRPr="006D6B99">
        <w:rPr>
          <w:highlight w:val="yellow"/>
        </w:rPr>
        <w:t>Kawula and Redner 2018</w:t>
      </w:r>
      <w:r w:rsidR="00C94FDA" w:rsidRPr="003B7369">
        <w:t>)</w:t>
      </w:r>
      <w:r w:rsidR="00161C86" w:rsidRPr="003B7369">
        <w:t>.</w:t>
      </w:r>
    </w:p>
    <w:p w14:paraId="6DD24AB3" w14:textId="6BA2701F" w:rsidR="00BB75FE" w:rsidRDefault="00EF5CC8" w:rsidP="007A77B3">
      <w:pPr>
        <w:spacing w:before="100" w:beforeAutospacing="1" w:after="100" w:afterAutospacing="1" w:line="480" w:lineRule="auto"/>
      </w:pPr>
      <w:r w:rsidRPr="00C03CFE">
        <w:t>Selection of covariates and determination of their importance by groups was done using a wrapper method (random forest classification algorithm) for both individual and mean datasets via the Boruta package (</w:t>
      </w:r>
      <w:r w:rsidRPr="00E828CC">
        <w:rPr>
          <w:highlight w:val="yellow"/>
        </w:rPr>
        <w:t>Kursa and Rudnicki, 2010</w:t>
      </w:r>
      <w:r w:rsidRPr="00C03CFE">
        <w:t xml:space="preserve">). </w:t>
      </w:r>
      <w:ins w:id="11" w:author="Frank J. Mazzotti" w:date="2024-10-15T13:12:00Z" w16du:dateUtc="2024-10-15T17:12:00Z">
        <w:r w:rsidR="000703A0">
          <w:t>The a</w:t>
        </w:r>
      </w:ins>
      <w:del w:id="12" w:author="Frank J. Mazzotti" w:date="2024-10-15T13:12:00Z" w16du:dateUtc="2024-10-15T17:12:00Z">
        <w:r w:rsidRPr="00C03CFE" w:rsidDel="000703A0">
          <w:delText>A</w:delText>
        </w:r>
      </w:del>
      <w:r w:rsidRPr="00C03CFE">
        <w:t>lgorithm was trained 1,000 times and variable importance was defined based on the mean decrease accuracy. Only variables with a Z-score higher than the shadow (shuffled) variables were selected as relevant.</w:t>
      </w:r>
      <w:r w:rsidR="00F00EBB">
        <w:t xml:space="preserve"> </w:t>
      </w:r>
      <w:r w:rsidR="007A77B3" w:rsidRPr="00C03CFE">
        <w:t xml:space="preserve">Once relevant variables for allometric elevation were defined, we parametrized GAMM models using </w:t>
      </w:r>
      <w:r w:rsidR="007A77B3">
        <w:t>Fulton’s K</w:t>
      </w:r>
      <w:r w:rsidR="007A77B3" w:rsidRPr="00C03CFE">
        <w:t xml:space="preserve"> as a response variable, </w:t>
      </w:r>
      <w:r w:rsidR="00BE4B6B">
        <w:t>h</w:t>
      </w:r>
      <w:r w:rsidR="00066230">
        <w:t xml:space="preserve">abitat type </w:t>
      </w:r>
      <w:r w:rsidR="00066230" w:rsidRPr="00C03CFE">
        <w:t>as a parametric term</w:t>
      </w:r>
      <w:r w:rsidR="00770DC1">
        <w:t>,</w:t>
      </w:r>
      <w:r w:rsidR="00066230">
        <w:t xml:space="preserve"> </w:t>
      </w:r>
      <w:r w:rsidR="008A6766">
        <w:t xml:space="preserve">all covariates as univariate </w:t>
      </w:r>
      <w:r w:rsidR="009C7CF9" w:rsidRPr="00C03CFE">
        <w:t>thin plates splines (‘tp’)</w:t>
      </w:r>
      <w:r w:rsidR="007A77B3" w:rsidRPr="00C03CFE">
        <w:t xml:space="preserve">, the most relevant variable selected plus </w:t>
      </w:r>
      <w:r w:rsidR="00770DC1">
        <w:t>all</w:t>
      </w:r>
      <w:r w:rsidR="007A77B3" w:rsidRPr="00C03CFE">
        <w:t xml:space="preserve"> other covariates as bivariate tensor interactions (‘ti’), </w:t>
      </w:r>
      <w:r w:rsidR="007B7544">
        <w:t>all variables interacting with year as a factor smooth (‘fs’)</w:t>
      </w:r>
      <w:r w:rsidR="00026501">
        <w:t>,</w:t>
      </w:r>
      <w:r w:rsidR="007B7544">
        <w:t xml:space="preserve"> </w:t>
      </w:r>
      <w:r w:rsidR="007A77B3" w:rsidRPr="00C03CFE">
        <w:t>size class as a random effect.</w:t>
      </w:r>
      <w:r w:rsidR="00BB75FE">
        <w:t xml:space="preserve"> </w:t>
      </w:r>
    </w:p>
    <w:p w14:paraId="1FBB2DC6" w14:textId="31F3FB90" w:rsidR="007A77B3" w:rsidRPr="003B7369" w:rsidRDefault="007A77B3" w:rsidP="003C2DC3">
      <w:pPr>
        <w:spacing w:before="100" w:beforeAutospacing="1" w:after="100" w:afterAutospacing="1" w:line="480" w:lineRule="auto"/>
      </w:pPr>
      <w:r w:rsidRPr="00C03CFE">
        <w:lastRenderedPageBreak/>
        <w:t>We tested the best distribution to fit our model (gaussian response - identity link and gamma response - log link) via QQ and residual plots (</w:t>
      </w:r>
      <w:r w:rsidRPr="00BB75FE">
        <w:rPr>
          <w:i/>
          <w:iCs/>
        </w:rPr>
        <w:t>gam.check</w:t>
      </w:r>
      <w:r w:rsidRPr="00C03CFE">
        <w:t xml:space="preserve"> function) to see whether models followed selected theoretical distributions (</w:t>
      </w:r>
      <w:r w:rsidRPr="00BB75FE">
        <w:rPr>
          <w:highlight w:val="yellow"/>
        </w:rPr>
        <w:t>Wood, 2017</w:t>
      </w:r>
      <w:r w:rsidRPr="00C03CFE">
        <w:t xml:space="preserve">). We used the default basis complexity (k) for all models and checked whether this value was enough for each parameter via the </w:t>
      </w:r>
      <w:r w:rsidRPr="00D43ED3">
        <w:rPr>
          <w:i/>
          <w:iCs/>
        </w:rPr>
        <w:t>gam.check</w:t>
      </w:r>
      <w:r w:rsidRPr="00C03CFE">
        <w:t xml:space="preserve"> function. Models were r</w:t>
      </w:r>
      <w:ins w:id="13" w:author="Frank J. Mazzotti" w:date="2024-10-15T13:16:00Z" w16du:dateUtc="2024-10-15T17:16:00Z">
        <w:r w:rsidR="002B633E">
          <w:t>u</w:t>
        </w:r>
      </w:ins>
      <w:del w:id="14" w:author="Frank J. Mazzotti" w:date="2024-10-15T13:16:00Z" w16du:dateUtc="2024-10-15T17:16:00Z">
        <w:r w:rsidRPr="00C03CFE" w:rsidDel="002B633E">
          <w:delText>a</w:delText>
        </w:r>
      </w:del>
      <w:r w:rsidRPr="00C03CFE">
        <w:t>n using the fast restricted maximum likelihood (fREML) and the double penalty approach was selected (select = TRUE) allowing us to penalize the null space without dropping any covariate within post processing (</w:t>
      </w:r>
      <w:r w:rsidRPr="00BB75FE">
        <w:rPr>
          <w:highlight w:val="yellow"/>
        </w:rPr>
        <w:t>Marra and Wood, 2011</w:t>
      </w:r>
      <w:r w:rsidRPr="00C03CFE">
        <w:t xml:space="preserve">). Finally, we selected the best model based on the Akaike Information Criteria (AIC; the lowest value) via the </w:t>
      </w:r>
      <w:r w:rsidRPr="00E60802">
        <w:rPr>
          <w:i/>
          <w:iCs/>
        </w:rPr>
        <w:t>aic</w:t>
      </w:r>
      <w:r w:rsidRPr="00C03CFE">
        <w:t xml:space="preserve"> function and the analysis of deviance (</w:t>
      </w:r>
      <w:r w:rsidRPr="00E60802">
        <w:rPr>
          <w:i/>
          <w:iCs/>
        </w:rPr>
        <w:t>anova</w:t>
      </w:r>
      <w:r w:rsidRPr="00C03CFE">
        <w:t xml:space="preserve"> function) for </w:t>
      </w:r>
      <w:r w:rsidRPr="00E60802">
        <w:rPr>
          <w:i/>
          <w:iCs/>
        </w:rPr>
        <w:t>gam</w:t>
      </w:r>
      <w:r w:rsidRPr="00C03CFE">
        <w:t xml:space="preserve">. Models were plotted using the </w:t>
      </w:r>
      <w:r w:rsidRPr="00381BD9">
        <w:rPr>
          <w:i/>
          <w:iCs/>
        </w:rPr>
        <w:t>draw</w:t>
      </w:r>
      <w:r w:rsidRPr="00C03CFE">
        <w:t xml:space="preserve"> function from the </w:t>
      </w:r>
      <w:r>
        <w:t>“</w:t>
      </w:r>
      <w:r w:rsidRPr="00C03CFE">
        <w:t>Gratia</w:t>
      </w:r>
      <w:r>
        <w:t>”</w:t>
      </w:r>
      <w:r w:rsidRPr="00C03CFE">
        <w:t xml:space="preserve"> package (</w:t>
      </w:r>
      <w:r w:rsidRPr="005F7C13">
        <w:rPr>
          <w:highlight w:val="yellow"/>
        </w:rPr>
        <w:t>Simpson, 2024</w:t>
      </w:r>
      <w:r w:rsidRPr="00C03CFE">
        <w:t>).</w:t>
      </w:r>
      <w:r w:rsidR="005F7C13">
        <w:t xml:space="preserve"> </w:t>
      </w:r>
    </w:p>
    <w:p w14:paraId="5F758846" w14:textId="62BAC167" w:rsidR="00161C86" w:rsidRPr="00DC4EA9" w:rsidRDefault="00161C86" w:rsidP="003E3741">
      <w:pPr>
        <w:spacing w:before="100" w:beforeAutospacing="1" w:after="100" w:afterAutospacing="1" w:line="480" w:lineRule="auto"/>
        <w:rPr>
          <w:b/>
        </w:rPr>
      </w:pPr>
      <w:bookmarkStart w:id="15" w:name="_Hlk163758069"/>
      <w:r w:rsidRPr="00DC4EA9">
        <w:rPr>
          <w:b/>
        </w:rPr>
        <w:t>Results</w:t>
      </w:r>
    </w:p>
    <w:p w14:paraId="59538F27" w14:textId="3E599DD5" w:rsidR="00D66844" w:rsidRDefault="00D51339" w:rsidP="00D66844">
      <w:pPr>
        <w:spacing w:before="100" w:beforeAutospacing="1" w:after="100" w:afterAutospacing="1" w:line="480" w:lineRule="auto"/>
      </w:pPr>
      <w:r w:rsidRPr="003B7369">
        <w:t>We</w:t>
      </w:r>
      <w:r w:rsidR="00161C86" w:rsidRPr="003B7369">
        <w:t xml:space="preserve"> capture</w:t>
      </w:r>
      <w:r w:rsidR="00AE7897">
        <w:t>d and processe</w:t>
      </w:r>
      <w:r w:rsidR="001F4DFC">
        <w:t xml:space="preserve">d a total of </w:t>
      </w:r>
      <w:r w:rsidR="00161C86" w:rsidRPr="003B7369">
        <w:t>1,63</w:t>
      </w:r>
      <w:r w:rsidR="00D44ECE">
        <w:t>4</w:t>
      </w:r>
      <w:r w:rsidR="00161C86" w:rsidRPr="003B7369">
        <w:t xml:space="preserve"> teg</w:t>
      </w:r>
      <w:r w:rsidR="00491E05" w:rsidRPr="003B7369">
        <w:t>us</w:t>
      </w:r>
      <w:r w:rsidR="00002D0D" w:rsidRPr="003B7369">
        <w:t xml:space="preserve"> from South Florida</w:t>
      </w:r>
      <w:r w:rsidR="00CC7A3F">
        <w:t xml:space="preserve"> (</w:t>
      </w:r>
      <w:r w:rsidR="00CC7A3F" w:rsidRPr="003B7369">
        <w:t>7</w:t>
      </w:r>
      <w:r w:rsidR="007A01AD">
        <w:t>48</w:t>
      </w:r>
      <w:r w:rsidR="00CC7A3F" w:rsidRPr="003B7369">
        <w:t xml:space="preserve"> female, 88</w:t>
      </w:r>
      <w:r w:rsidR="00E770B3">
        <w:t>6</w:t>
      </w:r>
      <w:r w:rsidR="00CC7A3F" w:rsidRPr="003B7369">
        <w:t xml:space="preserve"> male</w:t>
      </w:r>
      <w:r w:rsidR="00CC7A3F">
        <w:t>)</w:t>
      </w:r>
      <w:r w:rsidR="00DC57B7">
        <w:t xml:space="preserve"> and </w:t>
      </w:r>
      <w:r w:rsidR="00606308">
        <w:t>62</w:t>
      </w:r>
      <w:r w:rsidR="00543174">
        <w:t>8</w:t>
      </w:r>
      <w:r w:rsidR="00795984">
        <w:t xml:space="preserve"> tegus from Argentina </w:t>
      </w:r>
      <w:r w:rsidR="00CC7A3F">
        <w:t>(</w:t>
      </w:r>
      <w:r w:rsidR="000A589A">
        <w:t>26</w:t>
      </w:r>
      <w:r w:rsidR="003B65D5">
        <w:t>5</w:t>
      </w:r>
      <w:r w:rsidR="009552BE">
        <w:t xml:space="preserve"> females, </w:t>
      </w:r>
      <w:r w:rsidR="001F048A">
        <w:t>363</w:t>
      </w:r>
      <w:r w:rsidR="009552BE">
        <w:t xml:space="preserve"> males; </w:t>
      </w:r>
      <w:r w:rsidR="00161C86" w:rsidRPr="00E53FE2">
        <w:rPr>
          <w:highlight w:val="green"/>
        </w:rPr>
        <w:t xml:space="preserve">Table </w:t>
      </w:r>
      <w:r w:rsidR="00E53FE2" w:rsidRPr="00E53FE2">
        <w:rPr>
          <w:highlight w:val="green"/>
        </w:rPr>
        <w:t>1</w:t>
      </w:r>
      <w:r w:rsidR="00161C86" w:rsidRPr="003B7369">
        <w:t xml:space="preserve">). </w:t>
      </w:r>
      <w:r w:rsidR="00BE3F01">
        <w:t>Most tegus captured in South Florida were h</w:t>
      </w:r>
      <w:r w:rsidR="00BE3F01" w:rsidRPr="003B7369">
        <w:t>atchlings</w:t>
      </w:r>
      <w:r w:rsidR="00BE3F01">
        <w:t>-early juveniles and late juvenile-early adults (90.9%) whereas most of the tegus captured in Argentina were large adults (97%).</w:t>
      </w:r>
      <w:r w:rsidR="00BE3F01" w:rsidRPr="003B7369">
        <w:t xml:space="preserve"> </w:t>
      </w:r>
      <w:r w:rsidR="00161C86" w:rsidRPr="003B7369">
        <w:t xml:space="preserve">On average, captured tegus </w:t>
      </w:r>
      <w:r w:rsidR="00606308">
        <w:t xml:space="preserve">in </w:t>
      </w:r>
      <w:r w:rsidR="00B0237E">
        <w:t xml:space="preserve">Argentina </w:t>
      </w:r>
      <w:r w:rsidR="00011E82">
        <w:t xml:space="preserve">had </w:t>
      </w:r>
      <w:r w:rsidR="00742DCF">
        <w:t>larger</w:t>
      </w:r>
      <w:r w:rsidR="00011E82">
        <w:t xml:space="preserve"> </w:t>
      </w:r>
      <w:r w:rsidR="004A5C0E">
        <w:t xml:space="preserve">fat reserves </w:t>
      </w:r>
      <w:r w:rsidR="00052E64">
        <w:t>(mean percent of fat</w:t>
      </w:r>
      <w:r w:rsidR="00052E64" w:rsidRPr="00E917FE">
        <w:t xml:space="preserve"> </w:t>
      </w:r>
      <w:r w:rsidR="00742DCF">
        <w:t xml:space="preserve">= </w:t>
      </w:r>
      <w:r w:rsidR="00052E64" w:rsidRPr="00E917FE">
        <w:t>2.8 ± 2.</w:t>
      </w:r>
      <w:r w:rsidR="00052E64">
        <w:t xml:space="preserve">3%) </w:t>
      </w:r>
      <w:r w:rsidR="004A5C0E">
        <w:t xml:space="preserve">than tegus in South Florida </w:t>
      </w:r>
      <w:r w:rsidR="00D23AAC">
        <w:t>(</w:t>
      </w:r>
      <w:r w:rsidR="00D23F9A" w:rsidRPr="00D23F9A">
        <w:t>1.1 ± 1.4</w:t>
      </w:r>
      <w:r w:rsidR="00D23F9A">
        <w:t>%</w:t>
      </w:r>
      <w:r w:rsidR="000A6254">
        <w:t>).</w:t>
      </w:r>
      <w:r w:rsidR="00612A73">
        <w:t xml:space="preserve"> </w:t>
      </w:r>
      <w:r w:rsidR="00E83118">
        <w:t xml:space="preserve">However, when compared by month we found no significant differences </w:t>
      </w:r>
      <w:r w:rsidR="008276FF">
        <w:t>in fat reserves between tegus captured in Argentina and South Florida in February (p-value</w:t>
      </w:r>
      <w:r w:rsidR="009C6FF8">
        <w:t xml:space="preserve"> = 0.3</w:t>
      </w:r>
      <w:r w:rsidR="005B0F66">
        <w:t>5</w:t>
      </w:r>
      <w:r w:rsidR="008276FF">
        <w:t>)</w:t>
      </w:r>
      <w:r w:rsidR="009C6FF8">
        <w:t xml:space="preserve">, marginal differences in tegus captured in March (p-value = </w:t>
      </w:r>
      <w:r w:rsidR="005B0F66">
        <w:t>0.06</w:t>
      </w:r>
      <w:r w:rsidR="009C6FF8">
        <w:t>)</w:t>
      </w:r>
      <w:r w:rsidR="005B0F66">
        <w:t xml:space="preserve">, and high significant differences </w:t>
      </w:r>
      <w:r w:rsidR="0091380F">
        <w:t xml:space="preserve">of fat reserves in tegus captured in September (p-value = 0.004) and October (p-value = 0.003). </w:t>
      </w:r>
      <w:r w:rsidR="00D66844">
        <w:t xml:space="preserve">We </w:t>
      </w:r>
      <w:r w:rsidR="00AF2A38">
        <w:t xml:space="preserve">only used these months for comparison </w:t>
      </w:r>
      <w:r w:rsidR="00D66844">
        <w:t>as th</w:t>
      </w:r>
      <w:r w:rsidR="00AF2A38">
        <w:t>ey</w:t>
      </w:r>
      <w:r w:rsidR="00D66844">
        <w:t xml:space="preserve"> were the only </w:t>
      </w:r>
      <w:r w:rsidR="00AF2A38">
        <w:t>ones</w:t>
      </w:r>
      <w:r w:rsidR="00D66844">
        <w:t xml:space="preserve"> wh</w:t>
      </w:r>
      <w:r w:rsidR="00D25A59">
        <w:t>ere</w:t>
      </w:r>
      <w:r w:rsidR="00D66844">
        <w:t xml:space="preserve"> captures overlapped (</w:t>
      </w:r>
      <w:r w:rsidR="00D66844" w:rsidRPr="00147E27">
        <w:rPr>
          <w:highlight w:val="green"/>
        </w:rPr>
        <w:t>Figure 2</w:t>
      </w:r>
      <w:r w:rsidR="00D66844">
        <w:t>).</w:t>
      </w:r>
    </w:p>
    <w:p w14:paraId="3D85DFD7" w14:textId="79795461" w:rsidR="005F56C1" w:rsidRPr="007D27FD" w:rsidRDefault="005F56C1" w:rsidP="005F56C1">
      <w:pPr>
        <w:spacing w:before="100" w:beforeAutospacing="1" w:after="100" w:afterAutospacing="1" w:line="480" w:lineRule="auto"/>
        <w:rPr>
          <w:i/>
          <w:iCs/>
        </w:rPr>
      </w:pPr>
      <w:bookmarkStart w:id="16" w:name="_Toc103941603"/>
      <w:r w:rsidRPr="007D27FD">
        <w:rPr>
          <w:b/>
          <w:bCs/>
          <w:i/>
          <w:iCs/>
        </w:rPr>
        <w:lastRenderedPageBreak/>
        <w:t>Table 1.</w:t>
      </w:r>
      <w:r w:rsidRPr="007D27FD">
        <w:rPr>
          <w:i/>
          <w:iCs/>
        </w:rPr>
        <w:t xml:space="preserve"> Morphometric data collected from Argentine and black tegus captured across their native (Argentina -Arg; 2008-2012) and invasive (South Florida -SF; 2014-2019) range grouped by meaningful size groups (HE = hatchling-early juveniles, LJA = </w:t>
      </w:r>
      <w:r w:rsidRPr="007D27FD">
        <w:rPr>
          <w:i/>
          <w:iCs/>
          <w:color w:val="000000"/>
          <w:shd w:val="clear" w:color="auto" w:fill="FFFFFF"/>
        </w:rPr>
        <w:t>late juveniles to reproductive-sized adults</w:t>
      </w:r>
      <w:r w:rsidRPr="007D27FD">
        <w:rPr>
          <w:i/>
          <w:iCs/>
        </w:rPr>
        <w:t xml:space="preserve">, LA = large adult) as defined by </w:t>
      </w:r>
      <w:r w:rsidRPr="007D27FD">
        <w:rPr>
          <w:i/>
          <w:iCs/>
          <w:highlight w:val="yellow"/>
        </w:rPr>
        <w:t>McCaffrey et al. (2023)</w:t>
      </w:r>
      <w:r w:rsidRPr="007D27FD">
        <w:rPr>
          <w:i/>
          <w:iCs/>
        </w:rPr>
        <w:t>. Gr = Size group, Ar = area, N = total tegus measured, F = female, M = male, SVL = mean snout-vent length, W = mean weight, FK = mean Fulton’s K, MCFW = mean celomic fat weight, MPF = mean percent fat, n nec = total tegus necropsied, and fat measurements taken. Values are expressed as mean ± standard deviation.</w:t>
      </w:r>
      <w:bookmarkEnd w:id="16"/>
    </w:p>
    <w:tbl>
      <w:tblPr>
        <w:tblW w:w="0" w:type="auto"/>
        <w:tblLook w:val="04A0" w:firstRow="1" w:lastRow="0" w:firstColumn="1" w:lastColumn="0" w:noHBand="0" w:noVBand="1"/>
      </w:tblPr>
      <w:tblGrid>
        <w:gridCol w:w="561"/>
        <w:gridCol w:w="528"/>
        <w:gridCol w:w="616"/>
        <w:gridCol w:w="516"/>
        <w:gridCol w:w="516"/>
        <w:gridCol w:w="1044"/>
        <w:gridCol w:w="1476"/>
        <w:gridCol w:w="926"/>
        <w:gridCol w:w="1155"/>
        <w:gridCol w:w="1033"/>
        <w:gridCol w:w="700"/>
      </w:tblGrid>
      <w:tr w:rsidR="005F56C1" w:rsidRPr="00406C8F" w14:paraId="03028F34" w14:textId="77777777" w:rsidTr="009029B7">
        <w:trPr>
          <w:trHeight w:val="330"/>
        </w:trPr>
        <w:tc>
          <w:tcPr>
            <w:tcW w:w="0" w:type="auto"/>
            <w:tcBorders>
              <w:top w:val="single" w:sz="4" w:space="0" w:color="auto"/>
              <w:left w:val="nil"/>
              <w:bottom w:val="single" w:sz="8" w:space="0" w:color="auto"/>
              <w:right w:val="nil"/>
            </w:tcBorders>
            <w:shd w:val="clear" w:color="auto" w:fill="auto"/>
            <w:vAlign w:val="center"/>
            <w:hideMark/>
          </w:tcPr>
          <w:p w14:paraId="53E905BC" w14:textId="77777777" w:rsidR="005F56C1" w:rsidRPr="00406C8F" w:rsidRDefault="005F56C1" w:rsidP="009029B7">
            <w:pPr>
              <w:jc w:val="center"/>
              <w:rPr>
                <w:b/>
                <w:bCs/>
                <w:color w:val="000000"/>
                <w:sz w:val="20"/>
                <w:szCs w:val="20"/>
              </w:rPr>
            </w:pPr>
            <w:r w:rsidRPr="00406C8F">
              <w:rPr>
                <w:b/>
                <w:bCs/>
                <w:color w:val="000000"/>
                <w:sz w:val="20"/>
                <w:szCs w:val="20"/>
              </w:rPr>
              <w:t>Gr</w:t>
            </w:r>
          </w:p>
        </w:tc>
        <w:tc>
          <w:tcPr>
            <w:tcW w:w="0" w:type="auto"/>
            <w:tcBorders>
              <w:top w:val="single" w:sz="4" w:space="0" w:color="auto"/>
              <w:left w:val="nil"/>
              <w:bottom w:val="single" w:sz="8" w:space="0" w:color="auto"/>
              <w:right w:val="nil"/>
            </w:tcBorders>
            <w:shd w:val="clear" w:color="auto" w:fill="auto"/>
            <w:vAlign w:val="center"/>
            <w:hideMark/>
          </w:tcPr>
          <w:p w14:paraId="2D8DD3D7" w14:textId="77777777" w:rsidR="005F56C1" w:rsidRPr="00406C8F" w:rsidRDefault="005F56C1" w:rsidP="009029B7">
            <w:pPr>
              <w:jc w:val="center"/>
              <w:rPr>
                <w:b/>
                <w:bCs/>
                <w:color w:val="000000"/>
                <w:sz w:val="20"/>
                <w:szCs w:val="20"/>
              </w:rPr>
            </w:pPr>
            <w:r w:rsidRPr="00406C8F">
              <w:rPr>
                <w:b/>
                <w:bCs/>
                <w:color w:val="000000"/>
                <w:sz w:val="20"/>
                <w:szCs w:val="20"/>
              </w:rPr>
              <w:t>Ar</w:t>
            </w:r>
          </w:p>
        </w:tc>
        <w:tc>
          <w:tcPr>
            <w:tcW w:w="0" w:type="auto"/>
            <w:tcBorders>
              <w:top w:val="single" w:sz="4" w:space="0" w:color="auto"/>
              <w:left w:val="nil"/>
              <w:bottom w:val="single" w:sz="8" w:space="0" w:color="auto"/>
              <w:right w:val="nil"/>
            </w:tcBorders>
            <w:shd w:val="clear" w:color="auto" w:fill="auto"/>
            <w:vAlign w:val="center"/>
            <w:hideMark/>
          </w:tcPr>
          <w:p w14:paraId="3504B114" w14:textId="77777777" w:rsidR="005F56C1" w:rsidRPr="00406C8F" w:rsidRDefault="005F56C1" w:rsidP="009029B7">
            <w:pPr>
              <w:jc w:val="center"/>
              <w:rPr>
                <w:b/>
                <w:bCs/>
                <w:color w:val="000000"/>
                <w:sz w:val="20"/>
                <w:szCs w:val="20"/>
              </w:rPr>
            </w:pPr>
            <w:r w:rsidRPr="00406C8F">
              <w:rPr>
                <w:b/>
                <w:bCs/>
                <w:color w:val="000000"/>
                <w:sz w:val="20"/>
                <w:szCs w:val="20"/>
              </w:rPr>
              <w:t>N</w:t>
            </w:r>
          </w:p>
        </w:tc>
        <w:tc>
          <w:tcPr>
            <w:tcW w:w="0" w:type="auto"/>
            <w:tcBorders>
              <w:top w:val="single" w:sz="4" w:space="0" w:color="auto"/>
              <w:left w:val="nil"/>
              <w:bottom w:val="single" w:sz="8" w:space="0" w:color="auto"/>
              <w:right w:val="nil"/>
            </w:tcBorders>
            <w:shd w:val="clear" w:color="auto" w:fill="auto"/>
            <w:vAlign w:val="center"/>
            <w:hideMark/>
          </w:tcPr>
          <w:p w14:paraId="100A1B2B" w14:textId="77777777" w:rsidR="005F56C1" w:rsidRPr="00406C8F" w:rsidRDefault="005F56C1" w:rsidP="009029B7">
            <w:pPr>
              <w:jc w:val="center"/>
              <w:rPr>
                <w:b/>
                <w:bCs/>
                <w:color w:val="000000"/>
                <w:sz w:val="20"/>
                <w:szCs w:val="20"/>
              </w:rPr>
            </w:pPr>
            <w:r w:rsidRPr="00406C8F">
              <w:rPr>
                <w:b/>
                <w:bCs/>
                <w:color w:val="000000"/>
                <w:sz w:val="20"/>
                <w:szCs w:val="20"/>
              </w:rPr>
              <w:t>F</w:t>
            </w:r>
          </w:p>
        </w:tc>
        <w:tc>
          <w:tcPr>
            <w:tcW w:w="0" w:type="auto"/>
            <w:tcBorders>
              <w:top w:val="single" w:sz="4" w:space="0" w:color="auto"/>
              <w:left w:val="nil"/>
              <w:bottom w:val="single" w:sz="8" w:space="0" w:color="auto"/>
              <w:right w:val="nil"/>
            </w:tcBorders>
            <w:shd w:val="clear" w:color="auto" w:fill="auto"/>
            <w:vAlign w:val="center"/>
            <w:hideMark/>
          </w:tcPr>
          <w:p w14:paraId="6EC0FE5C" w14:textId="77777777" w:rsidR="005F56C1" w:rsidRPr="00406C8F" w:rsidRDefault="005F56C1" w:rsidP="009029B7">
            <w:pPr>
              <w:jc w:val="center"/>
              <w:rPr>
                <w:b/>
                <w:bCs/>
                <w:color w:val="000000"/>
                <w:sz w:val="20"/>
                <w:szCs w:val="20"/>
              </w:rPr>
            </w:pPr>
            <w:r w:rsidRPr="00406C8F">
              <w:rPr>
                <w:b/>
                <w:bCs/>
                <w:color w:val="000000"/>
                <w:sz w:val="20"/>
                <w:szCs w:val="20"/>
              </w:rPr>
              <w:t>M</w:t>
            </w:r>
          </w:p>
        </w:tc>
        <w:tc>
          <w:tcPr>
            <w:tcW w:w="0" w:type="auto"/>
            <w:tcBorders>
              <w:top w:val="single" w:sz="4" w:space="0" w:color="auto"/>
              <w:left w:val="nil"/>
              <w:bottom w:val="single" w:sz="8" w:space="0" w:color="auto"/>
              <w:right w:val="nil"/>
            </w:tcBorders>
            <w:shd w:val="clear" w:color="auto" w:fill="auto"/>
            <w:vAlign w:val="center"/>
            <w:hideMark/>
          </w:tcPr>
          <w:p w14:paraId="7CEB0308" w14:textId="77777777" w:rsidR="005F56C1" w:rsidRPr="00406C8F" w:rsidRDefault="005F56C1" w:rsidP="009029B7">
            <w:pPr>
              <w:jc w:val="center"/>
              <w:rPr>
                <w:b/>
                <w:bCs/>
                <w:color w:val="000000"/>
                <w:sz w:val="20"/>
                <w:szCs w:val="20"/>
              </w:rPr>
            </w:pPr>
            <w:r w:rsidRPr="00406C8F">
              <w:rPr>
                <w:b/>
                <w:bCs/>
                <w:color w:val="000000"/>
                <w:sz w:val="20"/>
                <w:szCs w:val="20"/>
              </w:rPr>
              <w:t>SVL (cm)</w:t>
            </w:r>
          </w:p>
        </w:tc>
        <w:tc>
          <w:tcPr>
            <w:tcW w:w="0" w:type="auto"/>
            <w:tcBorders>
              <w:top w:val="single" w:sz="4" w:space="0" w:color="auto"/>
              <w:left w:val="nil"/>
              <w:bottom w:val="single" w:sz="8" w:space="0" w:color="auto"/>
              <w:right w:val="nil"/>
            </w:tcBorders>
            <w:shd w:val="clear" w:color="auto" w:fill="auto"/>
            <w:vAlign w:val="center"/>
            <w:hideMark/>
          </w:tcPr>
          <w:p w14:paraId="5EE05499" w14:textId="77777777" w:rsidR="005F56C1" w:rsidRPr="00406C8F" w:rsidRDefault="005F56C1" w:rsidP="009029B7">
            <w:pPr>
              <w:jc w:val="center"/>
              <w:rPr>
                <w:b/>
                <w:bCs/>
                <w:color w:val="000000"/>
                <w:sz w:val="20"/>
                <w:szCs w:val="20"/>
              </w:rPr>
            </w:pPr>
            <w:r w:rsidRPr="00406C8F">
              <w:rPr>
                <w:b/>
                <w:bCs/>
                <w:color w:val="000000"/>
                <w:sz w:val="20"/>
                <w:szCs w:val="20"/>
              </w:rPr>
              <w:t>W (g)</w:t>
            </w:r>
          </w:p>
        </w:tc>
        <w:tc>
          <w:tcPr>
            <w:tcW w:w="0" w:type="auto"/>
            <w:tcBorders>
              <w:top w:val="single" w:sz="4" w:space="0" w:color="auto"/>
              <w:left w:val="nil"/>
              <w:bottom w:val="single" w:sz="8" w:space="0" w:color="auto"/>
              <w:right w:val="nil"/>
            </w:tcBorders>
            <w:shd w:val="clear" w:color="auto" w:fill="auto"/>
            <w:vAlign w:val="center"/>
            <w:hideMark/>
          </w:tcPr>
          <w:p w14:paraId="5F1A53D0" w14:textId="77777777" w:rsidR="005F56C1" w:rsidRPr="00406C8F" w:rsidRDefault="005F56C1" w:rsidP="009029B7">
            <w:pPr>
              <w:jc w:val="center"/>
              <w:rPr>
                <w:b/>
                <w:bCs/>
                <w:color w:val="000000"/>
                <w:sz w:val="20"/>
                <w:szCs w:val="20"/>
              </w:rPr>
            </w:pPr>
            <w:r w:rsidRPr="00406C8F">
              <w:rPr>
                <w:b/>
                <w:bCs/>
                <w:color w:val="000000"/>
                <w:sz w:val="20"/>
                <w:szCs w:val="20"/>
              </w:rPr>
              <w:t>MFK</w:t>
            </w:r>
          </w:p>
        </w:tc>
        <w:tc>
          <w:tcPr>
            <w:tcW w:w="0" w:type="auto"/>
            <w:tcBorders>
              <w:top w:val="single" w:sz="4" w:space="0" w:color="auto"/>
              <w:left w:val="nil"/>
              <w:bottom w:val="single" w:sz="8" w:space="0" w:color="auto"/>
              <w:right w:val="nil"/>
            </w:tcBorders>
            <w:shd w:val="clear" w:color="auto" w:fill="auto"/>
            <w:vAlign w:val="center"/>
            <w:hideMark/>
          </w:tcPr>
          <w:p w14:paraId="100E316D" w14:textId="77777777" w:rsidR="005F56C1" w:rsidRPr="00406C8F" w:rsidRDefault="005F56C1" w:rsidP="009029B7">
            <w:pPr>
              <w:jc w:val="center"/>
              <w:rPr>
                <w:b/>
                <w:bCs/>
                <w:color w:val="000000"/>
                <w:sz w:val="20"/>
                <w:szCs w:val="20"/>
              </w:rPr>
            </w:pPr>
            <w:r w:rsidRPr="00406C8F">
              <w:rPr>
                <w:b/>
                <w:bCs/>
                <w:color w:val="000000"/>
                <w:sz w:val="20"/>
                <w:szCs w:val="20"/>
              </w:rPr>
              <w:t>MCFW (g)</w:t>
            </w:r>
          </w:p>
        </w:tc>
        <w:tc>
          <w:tcPr>
            <w:tcW w:w="0" w:type="auto"/>
            <w:tcBorders>
              <w:top w:val="single" w:sz="4" w:space="0" w:color="auto"/>
              <w:left w:val="nil"/>
              <w:bottom w:val="single" w:sz="8" w:space="0" w:color="auto"/>
              <w:right w:val="nil"/>
            </w:tcBorders>
            <w:shd w:val="clear" w:color="auto" w:fill="auto"/>
            <w:vAlign w:val="center"/>
            <w:hideMark/>
          </w:tcPr>
          <w:p w14:paraId="0B8AD46E" w14:textId="77777777" w:rsidR="005F56C1" w:rsidRPr="00406C8F" w:rsidRDefault="005F56C1" w:rsidP="009029B7">
            <w:pPr>
              <w:jc w:val="center"/>
              <w:rPr>
                <w:b/>
                <w:bCs/>
                <w:color w:val="000000"/>
                <w:sz w:val="20"/>
                <w:szCs w:val="20"/>
              </w:rPr>
            </w:pPr>
            <w:r w:rsidRPr="00406C8F">
              <w:rPr>
                <w:b/>
                <w:bCs/>
                <w:color w:val="000000"/>
                <w:sz w:val="20"/>
                <w:szCs w:val="20"/>
              </w:rPr>
              <w:t>MPF (%)</w:t>
            </w:r>
          </w:p>
        </w:tc>
        <w:tc>
          <w:tcPr>
            <w:tcW w:w="0" w:type="auto"/>
            <w:tcBorders>
              <w:top w:val="single" w:sz="4" w:space="0" w:color="auto"/>
              <w:left w:val="nil"/>
              <w:bottom w:val="single" w:sz="8" w:space="0" w:color="auto"/>
              <w:right w:val="nil"/>
            </w:tcBorders>
            <w:shd w:val="clear" w:color="auto" w:fill="auto"/>
            <w:noWrap/>
            <w:vAlign w:val="center"/>
            <w:hideMark/>
          </w:tcPr>
          <w:p w14:paraId="68042B6B" w14:textId="77777777" w:rsidR="005F56C1" w:rsidRPr="00406C8F" w:rsidRDefault="005F56C1" w:rsidP="009029B7">
            <w:pPr>
              <w:jc w:val="center"/>
              <w:rPr>
                <w:b/>
                <w:bCs/>
                <w:color w:val="000000"/>
                <w:sz w:val="20"/>
                <w:szCs w:val="20"/>
              </w:rPr>
            </w:pPr>
            <w:r w:rsidRPr="00406C8F">
              <w:rPr>
                <w:b/>
                <w:bCs/>
                <w:color w:val="000000"/>
                <w:sz w:val="20"/>
                <w:szCs w:val="20"/>
              </w:rPr>
              <w:t>N nec</w:t>
            </w:r>
          </w:p>
        </w:tc>
      </w:tr>
      <w:tr w:rsidR="005F56C1" w:rsidRPr="00406C8F" w14:paraId="607EFE9C" w14:textId="77777777" w:rsidTr="009029B7">
        <w:trPr>
          <w:trHeight w:val="315"/>
        </w:trPr>
        <w:tc>
          <w:tcPr>
            <w:tcW w:w="0" w:type="auto"/>
            <w:vMerge w:val="restart"/>
            <w:tcBorders>
              <w:top w:val="nil"/>
              <w:left w:val="nil"/>
              <w:right w:val="nil"/>
            </w:tcBorders>
            <w:shd w:val="clear" w:color="auto" w:fill="auto"/>
            <w:vAlign w:val="center"/>
            <w:hideMark/>
          </w:tcPr>
          <w:p w14:paraId="143C5D83" w14:textId="77777777" w:rsidR="005F56C1" w:rsidRPr="00406C8F" w:rsidRDefault="005F56C1" w:rsidP="009029B7">
            <w:pPr>
              <w:jc w:val="center"/>
              <w:rPr>
                <w:color w:val="000000"/>
                <w:sz w:val="20"/>
                <w:szCs w:val="20"/>
              </w:rPr>
            </w:pPr>
            <w:r w:rsidRPr="00406C8F">
              <w:rPr>
                <w:color w:val="000000"/>
                <w:sz w:val="20"/>
                <w:szCs w:val="20"/>
              </w:rPr>
              <w:t>HE</w:t>
            </w:r>
          </w:p>
        </w:tc>
        <w:tc>
          <w:tcPr>
            <w:tcW w:w="0" w:type="auto"/>
            <w:tcBorders>
              <w:top w:val="nil"/>
              <w:left w:val="nil"/>
              <w:bottom w:val="nil"/>
              <w:right w:val="nil"/>
            </w:tcBorders>
            <w:shd w:val="clear" w:color="auto" w:fill="auto"/>
            <w:vAlign w:val="center"/>
            <w:hideMark/>
          </w:tcPr>
          <w:p w14:paraId="6ADC3717"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vAlign w:val="center"/>
            <w:hideMark/>
          </w:tcPr>
          <w:p w14:paraId="1D3A6FA9" w14:textId="77777777" w:rsidR="005F56C1" w:rsidRPr="00406C8F" w:rsidRDefault="005F56C1" w:rsidP="009029B7">
            <w:pPr>
              <w:jc w:val="center"/>
              <w:rPr>
                <w:color w:val="000000"/>
                <w:sz w:val="20"/>
                <w:szCs w:val="20"/>
              </w:rPr>
            </w:pPr>
            <w:r w:rsidRPr="00406C8F">
              <w:rPr>
                <w:color w:val="000000"/>
                <w:sz w:val="20"/>
                <w:szCs w:val="20"/>
              </w:rPr>
              <w:t>403</w:t>
            </w:r>
          </w:p>
        </w:tc>
        <w:tc>
          <w:tcPr>
            <w:tcW w:w="0" w:type="auto"/>
            <w:tcBorders>
              <w:top w:val="nil"/>
              <w:left w:val="nil"/>
              <w:bottom w:val="nil"/>
              <w:right w:val="nil"/>
            </w:tcBorders>
            <w:shd w:val="clear" w:color="auto" w:fill="auto"/>
            <w:vAlign w:val="center"/>
            <w:hideMark/>
          </w:tcPr>
          <w:p w14:paraId="65DA5513" w14:textId="77777777" w:rsidR="005F56C1" w:rsidRPr="00406C8F" w:rsidRDefault="005F56C1" w:rsidP="009029B7">
            <w:pPr>
              <w:jc w:val="center"/>
              <w:rPr>
                <w:color w:val="000000"/>
                <w:sz w:val="20"/>
                <w:szCs w:val="20"/>
              </w:rPr>
            </w:pPr>
            <w:r w:rsidRPr="00406C8F">
              <w:rPr>
                <w:color w:val="000000"/>
                <w:sz w:val="20"/>
                <w:szCs w:val="20"/>
              </w:rPr>
              <w:t>208</w:t>
            </w:r>
          </w:p>
        </w:tc>
        <w:tc>
          <w:tcPr>
            <w:tcW w:w="0" w:type="auto"/>
            <w:tcBorders>
              <w:top w:val="nil"/>
              <w:left w:val="nil"/>
              <w:bottom w:val="nil"/>
              <w:right w:val="nil"/>
            </w:tcBorders>
            <w:shd w:val="clear" w:color="auto" w:fill="auto"/>
            <w:vAlign w:val="center"/>
            <w:hideMark/>
          </w:tcPr>
          <w:p w14:paraId="03FE99F7" w14:textId="77777777" w:rsidR="005F56C1" w:rsidRPr="00406C8F" w:rsidRDefault="005F56C1" w:rsidP="009029B7">
            <w:pPr>
              <w:jc w:val="center"/>
              <w:rPr>
                <w:color w:val="000000"/>
                <w:sz w:val="20"/>
                <w:szCs w:val="20"/>
              </w:rPr>
            </w:pPr>
            <w:r w:rsidRPr="00406C8F">
              <w:rPr>
                <w:color w:val="000000"/>
                <w:sz w:val="20"/>
                <w:szCs w:val="20"/>
              </w:rPr>
              <w:t>195</w:t>
            </w:r>
          </w:p>
        </w:tc>
        <w:tc>
          <w:tcPr>
            <w:tcW w:w="0" w:type="auto"/>
            <w:tcBorders>
              <w:top w:val="nil"/>
              <w:left w:val="nil"/>
              <w:bottom w:val="nil"/>
              <w:right w:val="nil"/>
            </w:tcBorders>
            <w:shd w:val="clear" w:color="auto" w:fill="auto"/>
            <w:vAlign w:val="center"/>
            <w:hideMark/>
          </w:tcPr>
          <w:p w14:paraId="596546F6" w14:textId="77777777" w:rsidR="005F56C1" w:rsidRPr="00406C8F" w:rsidRDefault="005F56C1" w:rsidP="009029B7">
            <w:pPr>
              <w:jc w:val="center"/>
              <w:rPr>
                <w:color w:val="000000"/>
                <w:sz w:val="20"/>
                <w:szCs w:val="20"/>
              </w:rPr>
            </w:pPr>
            <w:r w:rsidRPr="00406C8F">
              <w:rPr>
                <w:color w:val="000000"/>
                <w:sz w:val="20"/>
                <w:szCs w:val="20"/>
              </w:rPr>
              <w:t>17.0 ± 2.4</w:t>
            </w:r>
          </w:p>
        </w:tc>
        <w:tc>
          <w:tcPr>
            <w:tcW w:w="0" w:type="auto"/>
            <w:tcBorders>
              <w:top w:val="nil"/>
              <w:left w:val="nil"/>
              <w:bottom w:val="nil"/>
              <w:right w:val="nil"/>
            </w:tcBorders>
            <w:shd w:val="clear" w:color="auto" w:fill="auto"/>
            <w:vAlign w:val="center"/>
            <w:hideMark/>
          </w:tcPr>
          <w:p w14:paraId="1D6027FB" w14:textId="77777777" w:rsidR="005F56C1" w:rsidRPr="00406C8F" w:rsidRDefault="005F56C1" w:rsidP="009029B7">
            <w:pPr>
              <w:jc w:val="center"/>
              <w:rPr>
                <w:color w:val="000000"/>
                <w:sz w:val="20"/>
                <w:szCs w:val="20"/>
              </w:rPr>
            </w:pPr>
            <w:r w:rsidRPr="00406C8F">
              <w:rPr>
                <w:color w:val="000000"/>
                <w:sz w:val="20"/>
                <w:szCs w:val="20"/>
              </w:rPr>
              <w:t>153 ± 62.2</w:t>
            </w:r>
          </w:p>
        </w:tc>
        <w:tc>
          <w:tcPr>
            <w:tcW w:w="0" w:type="auto"/>
            <w:tcBorders>
              <w:top w:val="nil"/>
              <w:left w:val="nil"/>
              <w:bottom w:val="nil"/>
              <w:right w:val="nil"/>
            </w:tcBorders>
            <w:shd w:val="clear" w:color="auto" w:fill="auto"/>
            <w:vAlign w:val="center"/>
            <w:hideMark/>
          </w:tcPr>
          <w:p w14:paraId="0CEA8F25" w14:textId="77777777" w:rsidR="005F56C1" w:rsidRPr="00406C8F" w:rsidRDefault="005F56C1" w:rsidP="009029B7">
            <w:pPr>
              <w:jc w:val="center"/>
              <w:rPr>
                <w:color w:val="000000"/>
                <w:sz w:val="20"/>
                <w:szCs w:val="20"/>
              </w:rPr>
            </w:pPr>
            <w:r w:rsidRPr="00406C8F">
              <w:rPr>
                <w:color w:val="000000"/>
                <w:sz w:val="20"/>
                <w:szCs w:val="20"/>
              </w:rPr>
              <w:t>2.9 ± 0.3</w:t>
            </w:r>
          </w:p>
        </w:tc>
        <w:tc>
          <w:tcPr>
            <w:tcW w:w="0" w:type="auto"/>
            <w:tcBorders>
              <w:top w:val="nil"/>
              <w:left w:val="nil"/>
              <w:bottom w:val="nil"/>
              <w:right w:val="nil"/>
            </w:tcBorders>
            <w:shd w:val="clear" w:color="auto" w:fill="auto"/>
            <w:vAlign w:val="center"/>
            <w:hideMark/>
          </w:tcPr>
          <w:p w14:paraId="1D823272" w14:textId="77777777" w:rsidR="005F56C1" w:rsidRPr="00406C8F" w:rsidRDefault="005F56C1" w:rsidP="009029B7">
            <w:pPr>
              <w:jc w:val="center"/>
              <w:rPr>
                <w:color w:val="000000"/>
                <w:sz w:val="20"/>
                <w:szCs w:val="20"/>
              </w:rPr>
            </w:pPr>
            <w:r w:rsidRPr="00406C8F">
              <w:rPr>
                <w:color w:val="000000"/>
                <w:sz w:val="20"/>
                <w:szCs w:val="20"/>
              </w:rPr>
              <w:t>1.6 ± 2.7</w:t>
            </w:r>
          </w:p>
        </w:tc>
        <w:tc>
          <w:tcPr>
            <w:tcW w:w="0" w:type="auto"/>
            <w:tcBorders>
              <w:top w:val="nil"/>
              <w:left w:val="nil"/>
              <w:bottom w:val="nil"/>
              <w:right w:val="nil"/>
            </w:tcBorders>
            <w:shd w:val="clear" w:color="auto" w:fill="auto"/>
            <w:vAlign w:val="center"/>
            <w:hideMark/>
          </w:tcPr>
          <w:p w14:paraId="26D5F524" w14:textId="77777777" w:rsidR="005F56C1" w:rsidRPr="00406C8F" w:rsidRDefault="005F56C1" w:rsidP="009029B7">
            <w:pPr>
              <w:jc w:val="center"/>
              <w:rPr>
                <w:color w:val="000000"/>
                <w:sz w:val="20"/>
                <w:szCs w:val="20"/>
              </w:rPr>
            </w:pPr>
            <w:r w:rsidRPr="00406C8F">
              <w:rPr>
                <w:color w:val="000000"/>
                <w:sz w:val="20"/>
                <w:szCs w:val="20"/>
              </w:rPr>
              <w:t>0.9 ± 1.3</w:t>
            </w:r>
          </w:p>
        </w:tc>
        <w:tc>
          <w:tcPr>
            <w:tcW w:w="0" w:type="auto"/>
            <w:tcBorders>
              <w:top w:val="nil"/>
              <w:left w:val="nil"/>
              <w:bottom w:val="nil"/>
              <w:right w:val="nil"/>
            </w:tcBorders>
            <w:shd w:val="clear" w:color="auto" w:fill="auto"/>
            <w:noWrap/>
            <w:vAlign w:val="center"/>
            <w:hideMark/>
          </w:tcPr>
          <w:p w14:paraId="792A229E" w14:textId="77777777" w:rsidR="005F56C1" w:rsidRPr="00406C8F" w:rsidRDefault="005F56C1" w:rsidP="009029B7">
            <w:pPr>
              <w:jc w:val="center"/>
              <w:rPr>
                <w:color w:val="000000"/>
                <w:sz w:val="20"/>
                <w:szCs w:val="20"/>
              </w:rPr>
            </w:pPr>
            <w:r w:rsidRPr="00406C8F">
              <w:rPr>
                <w:color w:val="000000"/>
                <w:sz w:val="20"/>
                <w:szCs w:val="20"/>
              </w:rPr>
              <w:t>151</w:t>
            </w:r>
          </w:p>
        </w:tc>
      </w:tr>
      <w:tr w:rsidR="005F56C1" w:rsidRPr="00406C8F" w14:paraId="2E383DF3" w14:textId="77777777" w:rsidTr="009029B7">
        <w:trPr>
          <w:trHeight w:val="315"/>
        </w:trPr>
        <w:tc>
          <w:tcPr>
            <w:tcW w:w="0" w:type="auto"/>
            <w:vMerge/>
            <w:tcBorders>
              <w:left w:val="nil"/>
              <w:bottom w:val="single" w:sz="4" w:space="0" w:color="auto"/>
              <w:right w:val="nil"/>
            </w:tcBorders>
            <w:shd w:val="clear" w:color="auto" w:fill="auto"/>
            <w:vAlign w:val="center"/>
            <w:hideMark/>
          </w:tcPr>
          <w:p w14:paraId="02FA8037"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hideMark/>
          </w:tcPr>
          <w:p w14:paraId="5F1573C7"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vAlign w:val="center"/>
            <w:hideMark/>
          </w:tcPr>
          <w:p w14:paraId="5507832B" w14:textId="77777777" w:rsidR="005F56C1" w:rsidRPr="00406C8F" w:rsidRDefault="005F56C1" w:rsidP="009029B7">
            <w:pPr>
              <w:jc w:val="center"/>
              <w:rPr>
                <w:color w:val="000000"/>
                <w:sz w:val="20"/>
                <w:szCs w:val="20"/>
              </w:rPr>
            </w:pPr>
            <w:r>
              <w:rPr>
                <w:color w:val="000000"/>
                <w:sz w:val="20"/>
                <w:szCs w:val="20"/>
              </w:rPr>
              <w:t>2</w:t>
            </w:r>
          </w:p>
        </w:tc>
        <w:tc>
          <w:tcPr>
            <w:tcW w:w="0" w:type="auto"/>
            <w:tcBorders>
              <w:top w:val="nil"/>
              <w:left w:val="nil"/>
              <w:bottom w:val="single" w:sz="4" w:space="0" w:color="auto"/>
              <w:right w:val="nil"/>
            </w:tcBorders>
            <w:shd w:val="clear" w:color="auto" w:fill="auto"/>
            <w:vAlign w:val="center"/>
            <w:hideMark/>
          </w:tcPr>
          <w:p w14:paraId="1C3FEC5A" w14:textId="77777777" w:rsidR="005F56C1" w:rsidRPr="00406C8F" w:rsidRDefault="005F56C1" w:rsidP="009029B7">
            <w:pPr>
              <w:jc w:val="center"/>
              <w:rPr>
                <w:color w:val="000000"/>
                <w:sz w:val="20"/>
                <w:szCs w:val="20"/>
              </w:rPr>
            </w:pPr>
            <w:r>
              <w:rPr>
                <w:color w:val="000000"/>
                <w:sz w:val="20"/>
                <w:szCs w:val="20"/>
              </w:rPr>
              <w:t>0</w:t>
            </w:r>
          </w:p>
        </w:tc>
        <w:tc>
          <w:tcPr>
            <w:tcW w:w="0" w:type="auto"/>
            <w:tcBorders>
              <w:top w:val="nil"/>
              <w:left w:val="nil"/>
              <w:bottom w:val="single" w:sz="4" w:space="0" w:color="auto"/>
              <w:right w:val="nil"/>
            </w:tcBorders>
            <w:shd w:val="clear" w:color="auto" w:fill="auto"/>
            <w:vAlign w:val="center"/>
            <w:hideMark/>
          </w:tcPr>
          <w:p w14:paraId="5B5B0977" w14:textId="77777777" w:rsidR="005F56C1" w:rsidRPr="00406C8F" w:rsidRDefault="005F56C1" w:rsidP="009029B7">
            <w:pPr>
              <w:jc w:val="center"/>
              <w:rPr>
                <w:color w:val="000000"/>
                <w:sz w:val="20"/>
                <w:szCs w:val="20"/>
              </w:rPr>
            </w:pPr>
            <w:r>
              <w:rPr>
                <w:color w:val="000000"/>
                <w:sz w:val="20"/>
                <w:szCs w:val="20"/>
              </w:rPr>
              <w:t>2</w:t>
            </w:r>
          </w:p>
        </w:tc>
        <w:tc>
          <w:tcPr>
            <w:tcW w:w="0" w:type="auto"/>
            <w:tcBorders>
              <w:top w:val="nil"/>
              <w:left w:val="nil"/>
              <w:bottom w:val="single" w:sz="4" w:space="0" w:color="auto"/>
              <w:right w:val="nil"/>
            </w:tcBorders>
            <w:shd w:val="clear" w:color="auto" w:fill="auto"/>
            <w:vAlign w:val="center"/>
          </w:tcPr>
          <w:p w14:paraId="4E871317" w14:textId="77777777" w:rsidR="005F56C1" w:rsidRPr="00406C8F" w:rsidRDefault="005F56C1" w:rsidP="009029B7">
            <w:pPr>
              <w:jc w:val="center"/>
              <w:rPr>
                <w:color w:val="000000"/>
                <w:sz w:val="20"/>
                <w:szCs w:val="20"/>
              </w:rPr>
            </w:pPr>
            <w:r>
              <w:rPr>
                <w:color w:val="000000"/>
                <w:sz w:val="20"/>
                <w:szCs w:val="20"/>
              </w:rPr>
              <w:t xml:space="preserve">19.5 </w:t>
            </w:r>
            <w:r w:rsidRPr="00406C8F">
              <w:rPr>
                <w:color w:val="000000"/>
                <w:sz w:val="20"/>
                <w:szCs w:val="20"/>
              </w:rPr>
              <w:t>±</w:t>
            </w:r>
            <w:r>
              <w:rPr>
                <w:color w:val="000000"/>
                <w:sz w:val="20"/>
                <w:szCs w:val="20"/>
              </w:rPr>
              <w:t xml:space="preserve"> 0.7</w:t>
            </w:r>
          </w:p>
        </w:tc>
        <w:tc>
          <w:tcPr>
            <w:tcW w:w="0" w:type="auto"/>
            <w:tcBorders>
              <w:top w:val="nil"/>
              <w:left w:val="nil"/>
              <w:bottom w:val="single" w:sz="4" w:space="0" w:color="auto"/>
              <w:right w:val="nil"/>
            </w:tcBorders>
            <w:shd w:val="clear" w:color="auto" w:fill="auto"/>
            <w:vAlign w:val="center"/>
          </w:tcPr>
          <w:p w14:paraId="2EF432AC" w14:textId="77777777" w:rsidR="005F56C1" w:rsidRPr="00406C8F" w:rsidRDefault="005F56C1" w:rsidP="009029B7">
            <w:pPr>
              <w:jc w:val="center"/>
              <w:rPr>
                <w:color w:val="000000"/>
                <w:sz w:val="20"/>
                <w:szCs w:val="20"/>
              </w:rPr>
            </w:pPr>
            <w:r>
              <w:rPr>
                <w:color w:val="000000"/>
                <w:sz w:val="20"/>
                <w:szCs w:val="20"/>
              </w:rPr>
              <w:t xml:space="preserve">200 </w:t>
            </w:r>
            <w:r w:rsidRPr="00406C8F">
              <w:rPr>
                <w:color w:val="000000"/>
                <w:sz w:val="20"/>
                <w:szCs w:val="20"/>
              </w:rPr>
              <w:t>±</w:t>
            </w:r>
            <w:r>
              <w:rPr>
                <w:color w:val="000000"/>
                <w:sz w:val="20"/>
                <w:szCs w:val="20"/>
              </w:rPr>
              <w:t xml:space="preserve"> 14.1</w:t>
            </w:r>
          </w:p>
        </w:tc>
        <w:tc>
          <w:tcPr>
            <w:tcW w:w="0" w:type="auto"/>
            <w:tcBorders>
              <w:top w:val="nil"/>
              <w:left w:val="nil"/>
              <w:bottom w:val="single" w:sz="4" w:space="0" w:color="auto"/>
              <w:right w:val="nil"/>
            </w:tcBorders>
            <w:shd w:val="clear" w:color="auto" w:fill="auto"/>
            <w:vAlign w:val="center"/>
          </w:tcPr>
          <w:p w14:paraId="6948B7BD" w14:textId="77777777" w:rsidR="005F56C1" w:rsidRPr="00406C8F" w:rsidRDefault="005F56C1" w:rsidP="009029B7">
            <w:pPr>
              <w:jc w:val="center"/>
              <w:rPr>
                <w:color w:val="000000"/>
                <w:sz w:val="20"/>
                <w:szCs w:val="20"/>
              </w:rPr>
            </w:pPr>
            <w:r>
              <w:rPr>
                <w:color w:val="000000"/>
                <w:sz w:val="20"/>
                <w:szCs w:val="20"/>
              </w:rPr>
              <w:t xml:space="preserve">2.7 </w:t>
            </w:r>
            <w:r w:rsidRPr="00406C8F">
              <w:rPr>
                <w:color w:val="000000"/>
                <w:sz w:val="20"/>
                <w:szCs w:val="20"/>
              </w:rPr>
              <w:t>±</w:t>
            </w:r>
            <w:r>
              <w:rPr>
                <w:color w:val="000000"/>
                <w:sz w:val="20"/>
                <w:szCs w:val="20"/>
              </w:rPr>
              <w:t xml:space="preserve"> 0.1</w:t>
            </w:r>
          </w:p>
        </w:tc>
        <w:tc>
          <w:tcPr>
            <w:tcW w:w="0" w:type="auto"/>
            <w:tcBorders>
              <w:top w:val="nil"/>
              <w:left w:val="nil"/>
              <w:bottom w:val="single" w:sz="4" w:space="0" w:color="auto"/>
              <w:right w:val="nil"/>
            </w:tcBorders>
            <w:shd w:val="clear" w:color="auto" w:fill="auto"/>
            <w:vAlign w:val="center"/>
          </w:tcPr>
          <w:p w14:paraId="25BDC3E6"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tcPr>
          <w:p w14:paraId="7C111A27"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noWrap/>
            <w:vAlign w:val="center"/>
          </w:tcPr>
          <w:p w14:paraId="372554F0" w14:textId="77777777" w:rsidR="005F56C1" w:rsidRPr="00406C8F" w:rsidRDefault="005F56C1" w:rsidP="009029B7">
            <w:pPr>
              <w:jc w:val="center"/>
              <w:rPr>
                <w:color w:val="000000"/>
                <w:sz w:val="20"/>
                <w:szCs w:val="20"/>
              </w:rPr>
            </w:pPr>
            <w:r>
              <w:rPr>
                <w:color w:val="000000"/>
                <w:sz w:val="20"/>
                <w:szCs w:val="20"/>
              </w:rPr>
              <w:t>0</w:t>
            </w:r>
          </w:p>
        </w:tc>
      </w:tr>
      <w:tr w:rsidR="005F56C1" w:rsidRPr="00406C8F" w14:paraId="4FFFFAA3" w14:textId="77777777" w:rsidTr="009029B7">
        <w:trPr>
          <w:trHeight w:val="315"/>
        </w:trPr>
        <w:tc>
          <w:tcPr>
            <w:tcW w:w="0" w:type="auto"/>
            <w:vMerge w:val="restart"/>
            <w:tcBorders>
              <w:top w:val="nil"/>
              <w:left w:val="nil"/>
              <w:right w:val="nil"/>
            </w:tcBorders>
            <w:shd w:val="clear" w:color="auto" w:fill="auto"/>
            <w:vAlign w:val="center"/>
            <w:hideMark/>
          </w:tcPr>
          <w:p w14:paraId="3EAD670C" w14:textId="77777777" w:rsidR="005F56C1" w:rsidRPr="00406C8F" w:rsidRDefault="005F56C1" w:rsidP="009029B7">
            <w:pPr>
              <w:jc w:val="center"/>
              <w:rPr>
                <w:color w:val="000000"/>
                <w:sz w:val="20"/>
                <w:szCs w:val="20"/>
              </w:rPr>
            </w:pPr>
            <w:r w:rsidRPr="00406C8F">
              <w:rPr>
                <w:color w:val="000000"/>
                <w:sz w:val="20"/>
                <w:szCs w:val="20"/>
              </w:rPr>
              <w:t>LJA</w:t>
            </w:r>
          </w:p>
        </w:tc>
        <w:tc>
          <w:tcPr>
            <w:tcW w:w="0" w:type="auto"/>
            <w:tcBorders>
              <w:top w:val="nil"/>
              <w:left w:val="nil"/>
              <w:bottom w:val="nil"/>
              <w:right w:val="nil"/>
            </w:tcBorders>
            <w:shd w:val="clear" w:color="auto" w:fill="auto"/>
            <w:vAlign w:val="center"/>
            <w:hideMark/>
          </w:tcPr>
          <w:p w14:paraId="1D57140C"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vAlign w:val="center"/>
            <w:hideMark/>
          </w:tcPr>
          <w:p w14:paraId="30A8DE49" w14:textId="77777777" w:rsidR="005F56C1" w:rsidRPr="00406C8F" w:rsidRDefault="005F56C1" w:rsidP="009029B7">
            <w:pPr>
              <w:jc w:val="center"/>
              <w:rPr>
                <w:color w:val="000000"/>
                <w:sz w:val="20"/>
                <w:szCs w:val="20"/>
              </w:rPr>
            </w:pPr>
            <w:r w:rsidRPr="00406C8F">
              <w:rPr>
                <w:color w:val="000000"/>
                <w:sz w:val="20"/>
                <w:szCs w:val="20"/>
              </w:rPr>
              <w:t>1081</w:t>
            </w:r>
          </w:p>
        </w:tc>
        <w:tc>
          <w:tcPr>
            <w:tcW w:w="0" w:type="auto"/>
            <w:tcBorders>
              <w:top w:val="nil"/>
              <w:left w:val="nil"/>
              <w:bottom w:val="nil"/>
              <w:right w:val="nil"/>
            </w:tcBorders>
            <w:shd w:val="clear" w:color="auto" w:fill="auto"/>
            <w:vAlign w:val="center"/>
            <w:hideMark/>
          </w:tcPr>
          <w:p w14:paraId="59646CC3" w14:textId="77777777" w:rsidR="005F56C1" w:rsidRPr="00406C8F" w:rsidRDefault="005F56C1" w:rsidP="009029B7">
            <w:pPr>
              <w:jc w:val="center"/>
              <w:rPr>
                <w:color w:val="000000"/>
                <w:sz w:val="20"/>
                <w:szCs w:val="20"/>
              </w:rPr>
            </w:pPr>
            <w:r w:rsidRPr="00406C8F">
              <w:rPr>
                <w:color w:val="000000"/>
                <w:sz w:val="20"/>
                <w:szCs w:val="20"/>
              </w:rPr>
              <w:t>468</w:t>
            </w:r>
          </w:p>
        </w:tc>
        <w:tc>
          <w:tcPr>
            <w:tcW w:w="0" w:type="auto"/>
            <w:tcBorders>
              <w:top w:val="nil"/>
              <w:left w:val="nil"/>
              <w:bottom w:val="nil"/>
              <w:right w:val="nil"/>
            </w:tcBorders>
            <w:shd w:val="clear" w:color="auto" w:fill="auto"/>
            <w:vAlign w:val="center"/>
            <w:hideMark/>
          </w:tcPr>
          <w:p w14:paraId="7CAD514C" w14:textId="77777777" w:rsidR="005F56C1" w:rsidRPr="00406C8F" w:rsidRDefault="005F56C1" w:rsidP="009029B7">
            <w:pPr>
              <w:jc w:val="center"/>
              <w:rPr>
                <w:color w:val="000000"/>
                <w:sz w:val="20"/>
                <w:szCs w:val="20"/>
              </w:rPr>
            </w:pPr>
            <w:r w:rsidRPr="00406C8F">
              <w:rPr>
                <w:color w:val="000000"/>
                <w:sz w:val="20"/>
                <w:szCs w:val="20"/>
              </w:rPr>
              <w:t>613</w:t>
            </w:r>
          </w:p>
        </w:tc>
        <w:tc>
          <w:tcPr>
            <w:tcW w:w="0" w:type="auto"/>
            <w:tcBorders>
              <w:top w:val="nil"/>
              <w:left w:val="nil"/>
              <w:bottom w:val="nil"/>
              <w:right w:val="nil"/>
            </w:tcBorders>
            <w:shd w:val="clear" w:color="auto" w:fill="auto"/>
            <w:vAlign w:val="center"/>
            <w:hideMark/>
          </w:tcPr>
          <w:p w14:paraId="2014D65C" w14:textId="77777777" w:rsidR="005F56C1" w:rsidRPr="00406C8F" w:rsidRDefault="005F56C1" w:rsidP="009029B7">
            <w:pPr>
              <w:jc w:val="center"/>
              <w:rPr>
                <w:color w:val="000000"/>
                <w:sz w:val="20"/>
                <w:szCs w:val="20"/>
              </w:rPr>
            </w:pPr>
            <w:r w:rsidRPr="00406C8F">
              <w:rPr>
                <w:color w:val="000000"/>
                <w:sz w:val="20"/>
                <w:szCs w:val="20"/>
              </w:rPr>
              <w:t>24.8 ± 2.6</w:t>
            </w:r>
          </w:p>
        </w:tc>
        <w:tc>
          <w:tcPr>
            <w:tcW w:w="0" w:type="auto"/>
            <w:tcBorders>
              <w:top w:val="nil"/>
              <w:left w:val="nil"/>
              <w:bottom w:val="nil"/>
              <w:right w:val="nil"/>
            </w:tcBorders>
            <w:shd w:val="clear" w:color="auto" w:fill="auto"/>
            <w:vAlign w:val="center"/>
            <w:hideMark/>
          </w:tcPr>
          <w:p w14:paraId="5A7043BD" w14:textId="77777777" w:rsidR="005F56C1" w:rsidRPr="00406C8F" w:rsidRDefault="005F56C1" w:rsidP="009029B7">
            <w:pPr>
              <w:jc w:val="center"/>
              <w:rPr>
                <w:color w:val="000000"/>
                <w:sz w:val="20"/>
                <w:szCs w:val="20"/>
              </w:rPr>
            </w:pPr>
            <w:r w:rsidRPr="00406C8F">
              <w:rPr>
                <w:color w:val="000000"/>
                <w:sz w:val="20"/>
                <w:szCs w:val="20"/>
              </w:rPr>
              <w:t>488 ± 167</w:t>
            </w:r>
          </w:p>
        </w:tc>
        <w:tc>
          <w:tcPr>
            <w:tcW w:w="0" w:type="auto"/>
            <w:tcBorders>
              <w:top w:val="nil"/>
              <w:left w:val="nil"/>
              <w:bottom w:val="nil"/>
              <w:right w:val="nil"/>
            </w:tcBorders>
            <w:shd w:val="clear" w:color="auto" w:fill="auto"/>
            <w:vAlign w:val="center"/>
            <w:hideMark/>
          </w:tcPr>
          <w:p w14:paraId="1FE38BF8" w14:textId="77777777" w:rsidR="005F56C1" w:rsidRPr="00406C8F" w:rsidRDefault="005F56C1" w:rsidP="009029B7">
            <w:pPr>
              <w:jc w:val="center"/>
              <w:rPr>
                <w:color w:val="000000"/>
                <w:sz w:val="20"/>
                <w:szCs w:val="20"/>
              </w:rPr>
            </w:pPr>
            <w:r w:rsidRPr="00406C8F">
              <w:rPr>
                <w:color w:val="000000"/>
                <w:sz w:val="20"/>
                <w:szCs w:val="20"/>
              </w:rPr>
              <w:t>3.1 ± 0.3</w:t>
            </w:r>
          </w:p>
        </w:tc>
        <w:tc>
          <w:tcPr>
            <w:tcW w:w="0" w:type="auto"/>
            <w:tcBorders>
              <w:top w:val="nil"/>
              <w:left w:val="nil"/>
              <w:bottom w:val="nil"/>
              <w:right w:val="nil"/>
            </w:tcBorders>
            <w:shd w:val="clear" w:color="auto" w:fill="auto"/>
            <w:vAlign w:val="center"/>
            <w:hideMark/>
          </w:tcPr>
          <w:p w14:paraId="777D688E" w14:textId="77777777" w:rsidR="005F56C1" w:rsidRPr="00406C8F" w:rsidRDefault="005F56C1" w:rsidP="009029B7">
            <w:pPr>
              <w:jc w:val="center"/>
              <w:rPr>
                <w:color w:val="000000"/>
                <w:sz w:val="20"/>
                <w:szCs w:val="20"/>
              </w:rPr>
            </w:pPr>
            <w:r w:rsidRPr="00406C8F">
              <w:rPr>
                <w:color w:val="000000"/>
                <w:sz w:val="20"/>
                <w:szCs w:val="20"/>
              </w:rPr>
              <w:t>5.9 ± 8.8</w:t>
            </w:r>
          </w:p>
        </w:tc>
        <w:tc>
          <w:tcPr>
            <w:tcW w:w="0" w:type="auto"/>
            <w:tcBorders>
              <w:top w:val="nil"/>
              <w:left w:val="nil"/>
              <w:bottom w:val="nil"/>
              <w:right w:val="nil"/>
            </w:tcBorders>
            <w:shd w:val="clear" w:color="auto" w:fill="auto"/>
            <w:vAlign w:val="center"/>
            <w:hideMark/>
          </w:tcPr>
          <w:p w14:paraId="21210A05" w14:textId="77777777" w:rsidR="005F56C1" w:rsidRPr="00406C8F" w:rsidRDefault="005F56C1" w:rsidP="009029B7">
            <w:pPr>
              <w:jc w:val="center"/>
              <w:rPr>
                <w:color w:val="000000"/>
                <w:sz w:val="20"/>
                <w:szCs w:val="20"/>
              </w:rPr>
            </w:pPr>
            <w:r w:rsidRPr="00406C8F">
              <w:rPr>
                <w:color w:val="000000"/>
                <w:sz w:val="20"/>
                <w:szCs w:val="20"/>
              </w:rPr>
              <w:t>1.1 ± 1.4</w:t>
            </w:r>
          </w:p>
        </w:tc>
        <w:tc>
          <w:tcPr>
            <w:tcW w:w="0" w:type="auto"/>
            <w:tcBorders>
              <w:top w:val="nil"/>
              <w:left w:val="nil"/>
              <w:bottom w:val="nil"/>
              <w:right w:val="nil"/>
            </w:tcBorders>
            <w:shd w:val="clear" w:color="auto" w:fill="auto"/>
            <w:noWrap/>
            <w:vAlign w:val="center"/>
            <w:hideMark/>
          </w:tcPr>
          <w:p w14:paraId="0B8A342B" w14:textId="77777777" w:rsidR="005F56C1" w:rsidRPr="00406C8F" w:rsidRDefault="005F56C1" w:rsidP="009029B7">
            <w:pPr>
              <w:jc w:val="center"/>
              <w:rPr>
                <w:color w:val="000000"/>
                <w:sz w:val="20"/>
                <w:szCs w:val="20"/>
              </w:rPr>
            </w:pPr>
            <w:r w:rsidRPr="00406C8F">
              <w:rPr>
                <w:color w:val="000000"/>
                <w:sz w:val="20"/>
                <w:szCs w:val="20"/>
              </w:rPr>
              <w:t>453</w:t>
            </w:r>
          </w:p>
        </w:tc>
      </w:tr>
      <w:tr w:rsidR="005F56C1" w:rsidRPr="00406C8F" w14:paraId="434506BF" w14:textId="77777777" w:rsidTr="009029B7">
        <w:trPr>
          <w:trHeight w:val="315"/>
        </w:trPr>
        <w:tc>
          <w:tcPr>
            <w:tcW w:w="0" w:type="auto"/>
            <w:vMerge/>
            <w:tcBorders>
              <w:left w:val="nil"/>
              <w:bottom w:val="single" w:sz="4" w:space="0" w:color="auto"/>
              <w:right w:val="nil"/>
            </w:tcBorders>
            <w:shd w:val="clear" w:color="auto" w:fill="auto"/>
            <w:vAlign w:val="center"/>
            <w:hideMark/>
          </w:tcPr>
          <w:p w14:paraId="2A3F0EB7"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hideMark/>
          </w:tcPr>
          <w:p w14:paraId="5024519B"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vAlign w:val="center"/>
            <w:hideMark/>
          </w:tcPr>
          <w:p w14:paraId="1C5B79F5" w14:textId="77777777" w:rsidR="005F56C1" w:rsidRPr="00406C8F" w:rsidRDefault="005F56C1" w:rsidP="009029B7">
            <w:pPr>
              <w:jc w:val="center"/>
              <w:rPr>
                <w:color w:val="000000"/>
                <w:sz w:val="20"/>
                <w:szCs w:val="20"/>
              </w:rPr>
            </w:pPr>
            <w:r>
              <w:rPr>
                <w:color w:val="000000"/>
                <w:sz w:val="20"/>
                <w:szCs w:val="20"/>
              </w:rPr>
              <w:t>17</w:t>
            </w:r>
          </w:p>
        </w:tc>
        <w:tc>
          <w:tcPr>
            <w:tcW w:w="0" w:type="auto"/>
            <w:tcBorders>
              <w:top w:val="nil"/>
              <w:left w:val="nil"/>
              <w:bottom w:val="single" w:sz="4" w:space="0" w:color="auto"/>
              <w:right w:val="nil"/>
            </w:tcBorders>
            <w:shd w:val="clear" w:color="auto" w:fill="auto"/>
            <w:vAlign w:val="center"/>
            <w:hideMark/>
          </w:tcPr>
          <w:p w14:paraId="7C626CE3" w14:textId="77777777" w:rsidR="005F56C1" w:rsidRPr="00406C8F" w:rsidRDefault="005F56C1" w:rsidP="009029B7">
            <w:pPr>
              <w:jc w:val="center"/>
              <w:rPr>
                <w:color w:val="000000"/>
                <w:sz w:val="20"/>
                <w:szCs w:val="20"/>
              </w:rPr>
            </w:pPr>
            <w:r>
              <w:rPr>
                <w:color w:val="000000"/>
                <w:sz w:val="20"/>
                <w:szCs w:val="20"/>
              </w:rPr>
              <w:t>5</w:t>
            </w:r>
          </w:p>
        </w:tc>
        <w:tc>
          <w:tcPr>
            <w:tcW w:w="0" w:type="auto"/>
            <w:tcBorders>
              <w:top w:val="nil"/>
              <w:left w:val="nil"/>
              <w:bottom w:val="single" w:sz="4" w:space="0" w:color="auto"/>
              <w:right w:val="nil"/>
            </w:tcBorders>
            <w:shd w:val="clear" w:color="auto" w:fill="auto"/>
            <w:vAlign w:val="center"/>
            <w:hideMark/>
          </w:tcPr>
          <w:p w14:paraId="66F84C34" w14:textId="77777777" w:rsidR="005F56C1" w:rsidRPr="00406C8F" w:rsidRDefault="005F56C1" w:rsidP="009029B7">
            <w:pPr>
              <w:jc w:val="center"/>
              <w:rPr>
                <w:color w:val="000000"/>
                <w:sz w:val="20"/>
                <w:szCs w:val="20"/>
              </w:rPr>
            </w:pPr>
            <w:r>
              <w:rPr>
                <w:color w:val="000000"/>
                <w:sz w:val="20"/>
                <w:szCs w:val="20"/>
              </w:rPr>
              <w:t>12</w:t>
            </w:r>
          </w:p>
        </w:tc>
        <w:tc>
          <w:tcPr>
            <w:tcW w:w="0" w:type="auto"/>
            <w:tcBorders>
              <w:top w:val="nil"/>
              <w:left w:val="nil"/>
              <w:bottom w:val="single" w:sz="4" w:space="0" w:color="auto"/>
              <w:right w:val="nil"/>
            </w:tcBorders>
            <w:shd w:val="clear" w:color="auto" w:fill="auto"/>
            <w:vAlign w:val="center"/>
          </w:tcPr>
          <w:p w14:paraId="5E905DF3" w14:textId="77777777" w:rsidR="005F56C1" w:rsidRPr="00406C8F" w:rsidRDefault="005F56C1" w:rsidP="009029B7">
            <w:pPr>
              <w:jc w:val="center"/>
              <w:rPr>
                <w:color w:val="000000"/>
                <w:sz w:val="20"/>
                <w:szCs w:val="20"/>
              </w:rPr>
            </w:pPr>
            <w:r>
              <w:rPr>
                <w:color w:val="000000"/>
                <w:sz w:val="20"/>
                <w:szCs w:val="20"/>
              </w:rPr>
              <w:t xml:space="preserve">28 </w:t>
            </w:r>
            <w:r w:rsidRPr="00406C8F">
              <w:rPr>
                <w:color w:val="000000"/>
                <w:sz w:val="20"/>
                <w:szCs w:val="20"/>
              </w:rPr>
              <w:t>±</w:t>
            </w:r>
            <w:r>
              <w:rPr>
                <w:color w:val="000000"/>
                <w:sz w:val="20"/>
                <w:szCs w:val="20"/>
              </w:rPr>
              <w:t xml:space="preserve"> 1.6</w:t>
            </w:r>
          </w:p>
        </w:tc>
        <w:tc>
          <w:tcPr>
            <w:tcW w:w="0" w:type="auto"/>
            <w:tcBorders>
              <w:top w:val="nil"/>
              <w:left w:val="nil"/>
              <w:bottom w:val="single" w:sz="4" w:space="0" w:color="auto"/>
              <w:right w:val="nil"/>
            </w:tcBorders>
            <w:shd w:val="clear" w:color="auto" w:fill="auto"/>
            <w:vAlign w:val="center"/>
          </w:tcPr>
          <w:p w14:paraId="6371252B" w14:textId="77777777" w:rsidR="005F56C1" w:rsidRPr="00406C8F" w:rsidRDefault="005F56C1" w:rsidP="009029B7">
            <w:pPr>
              <w:jc w:val="center"/>
              <w:rPr>
                <w:color w:val="000000"/>
                <w:sz w:val="20"/>
                <w:szCs w:val="20"/>
              </w:rPr>
            </w:pPr>
            <w:r>
              <w:rPr>
                <w:color w:val="000000"/>
                <w:sz w:val="20"/>
                <w:szCs w:val="20"/>
              </w:rPr>
              <w:t xml:space="preserve">647 </w:t>
            </w:r>
            <w:r w:rsidRPr="00406C8F">
              <w:rPr>
                <w:color w:val="000000"/>
                <w:sz w:val="20"/>
                <w:szCs w:val="20"/>
              </w:rPr>
              <w:t>±</w:t>
            </w:r>
            <w:r>
              <w:rPr>
                <w:color w:val="000000"/>
                <w:sz w:val="20"/>
                <w:szCs w:val="20"/>
              </w:rPr>
              <w:t xml:space="preserve"> 129</w:t>
            </w:r>
          </w:p>
        </w:tc>
        <w:tc>
          <w:tcPr>
            <w:tcW w:w="0" w:type="auto"/>
            <w:tcBorders>
              <w:top w:val="nil"/>
              <w:left w:val="nil"/>
              <w:bottom w:val="single" w:sz="4" w:space="0" w:color="auto"/>
              <w:right w:val="nil"/>
            </w:tcBorders>
            <w:shd w:val="clear" w:color="auto" w:fill="auto"/>
            <w:vAlign w:val="center"/>
          </w:tcPr>
          <w:p w14:paraId="06ABC00F" w14:textId="77777777" w:rsidR="005F56C1" w:rsidRPr="00406C8F" w:rsidRDefault="005F56C1" w:rsidP="009029B7">
            <w:pPr>
              <w:jc w:val="center"/>
              <w:rPr>
                <w:color w:val="000000"/>
                <w:sz w:val="20"/>
                <w:szCs w:val="20"/>
              </w:rPr>
            </w:pPr>
            <w:r>
              <w:rPr>
                <w:color w:val="000000"/>
                <w:sz w:val="20"/>
                <w:szCs w:val="20"/>
              </w:rPr>
              <w:t xml:space="preserve">2.9 </w:t>
            </w:r>
            <w:r w:rsidRPr="00406C8F">
              <w:rPr>
                <w:color w:val="000000"/>
                <w:sz w:val="20"/>
                <w:szCs w:val="20"/>
              </w:rPr>
              <w:t>±</w:t>
            </w:r>
            <w:r>
              <w:rPr>
                <w:color w:val="000000"/>
                <w:sz w:val="20"/>
                <w:szCs w:val="20"/>
              </w:rPr>
              <w:t xml:space="preserve"> 0.4</w:t>
            </w:r>
          </w:p>
        </w:tc>
        <w:tc>
          <w:tcPr>
            <w:tcW w:w="0" w:type="auto"/>
            <w:tcBorders>
              <w:top w:val="nil"/>
              <w:left w:val="nil"/>
              <w:bottom w:val="single" w:sz="4" w:space="0" w:color="auto"/>
              <w:right w:val="nil"/>
            </w:tcBorders>
            <w:shd w:val="clear" w:color="auto" w:fill="auto"/>
            <w:vAlign w:val="center"/>
          </w:tcPr>
          <w:p w14:paraId="05F3C656" w14:textId="77777777" w:rsidR="005F56C1" w:rsidRPr="00406C8F" w:rsidRDefault="005F56C1" w:rsidP="009029B7">
            <w:pPr>
              <w:jc w:val="center"/>
              <w:rPr>
                <w:color w:val="000000"/>
                <w:sz w:val="20"/>
                <w:szCs w:val="20"/>
              </w:rPr>
            </w:pPr>
            <w:r>
              <w:rPr>
                <w:color w:val="000000"/>
                <w:sz w:val="20"/>
                <w:szCs w:val="20"/>
              </w:rPr>
              <w:t xml:space="preserve">7.2 </w:t>
            </w:r>
            <w:r w:rsidRPr="00406C8F">
              <w:rPr>
                <w:color w:val="000000"/>
                <w:sz w:val="20"/>
                <w:szCs w:val="20"/>
              </w:rPr>
              <w:t>±</w:t>
            </w:r>
            <w:r>
              <w:rPr>
                <w:color w:val="000000"/>
                <w:sz w:val="20"/>
                <w:szCs w:val="20"/>
              </w:rPr>
              <w:t xml:space="preserve"> 5.9</w:t>
            </w:r>
          </w:p>
        </w:tc>
        <w:tc>
          <w:tcPr>
            <w:tcW w:w="0" w:type="auto"/>
            <w:tcBorders>
              <w:top w:val="nil"/>
              <w:left w:val="nil"/>
              <w:bottom w:val="single" w:sz="4" w:space="0" w:color="auto"/>
              <w:right w:val="nil"/>
            </w:tcBorders>
            <w:shd w:val="clear" w:color="auto" w:fill="auto"/>
            <w:vAlign w:val="center"/>
          </w:tcPr>
          <w:p w14:paraId="740C7E45" w14:textId="77777777" w:rsidR="005F56C1" w:rsidRPr="00406C8F" w:rsidRDefault="005F56C1" w:rsidP="009029B7">
            <w:pPr>
              <w:jc w:val="center"/>
              <w:rPr>
                <w:color w:val="000000"/>
                <w:sz w:val="20"/>
                <w:szCs w:val="20"/>
              </w:rPr>
            </w:pPr>
            <w:r>
              <w:rPr>
                <w:color w:val="000000"/>
                <w:sz w:val="20"/>
                <w:szCs w:val="20"/>
              </w:rPr>
              <w:t xml:space="preserve">1.0 </w:t>
            </w:r>
            <w:r w:rsidRPr="00406C8F">
              <w:rPr>
                <w:color w:val="000000"/>
                <w:sz w:val="20"/>
                <w:szCs w:val="20"/>
              </w:rPr>
              <w:t>±</w:t>
            </w:r>
            <w:r>
              <w:rPr>
                <w:color w:val="000000"/>
                <w:sz w:val="20"/>
                <w:szCs w:val="20"/>
              </w:rPr>
              <w:t xml:space="preserve"> 0.8</w:t>
            </w:r>
          </w:p>
        </w:tc>
        <w:tc>
          <w:tcPr>
            <w:tcW w:w="0" w:type="auto"/>
            <w:tcBorders>
              <w:top w:val="nil"/>
              <w:left w:val="nil"/>
              <w:bottom w:val="single" w:sz="4" w:space="0" w:color="auto"/>
              <w:right w:val="nil"/>
            </w:tcBorders>
            <w:shd w:val="clear" w:color="auto" w:fill="auto"/>
            <w:noWrap/>
            <w:vAlign w:val="center"/>
          </w:tcPr>
          <w:p w14:paraId="1E5523A4" w14:textId="77777777" w:rsidR="005F56C1" w:rsidRPr="00406C8F" w:rsidRDefault="005F56C1" w:rsidP="009029B7">
            <w:pPr>
              <w:jc w:val="center"/>
              <w:rPr>
                <w:color w:val="000000"/>
                <w:sz w:val="20"/>
                <w:szCs w:val="20"/>
              </w:rPr>
            </w:pPr>
            <w:r>
              <w:rPr>
                <w:color w:val="000000"/>
                <w:sz w:val="20"/>
                <w:szCs w:val="20"/>
              </w:rPr>
              <w:t>12</w:t>
            </w:r>
          </w:p>
        </w:tc>
      </w:tr>
      <w:tr w:rsidR="005F56C1" w:rsidRPr="00406C8F" w14:paraId="060D0514" w14:textId="77777777" w:rsidTr="009029B7">
        <w:trPr>
          <w:trHeight w:val="315"/>
        </w:trPr>
        <w:tc>
          <w:tcPr>
            <w:tcW w:w="0" w:type="auto"/>
            <w:vMerge w:val="restart"/>
            <w:tcBorders>
              <w:top w:val="nil"/>
              <w:left w:val="nil"/>
              <w:right w:val="nil"/>
            </w:tcBorders>
            <w:shd w:val="clear" w:color="auto" w:fill="auto"/>
            <w:vAlign w:val="center"/>
            <w:hideMark/>
          </w:tcPr>
          <w:p w14:paraId="4A20A1C1" w14:textId="77777777" w:rsidR="005F56C1" w:rsidRPr="00406C8F" w:rsidRDefault="005F56C1" w:rsidP="009029B7">
            <w:pPr>
              <w:jc w:val="center"/>
              <w:rPr>
                <w:color w:val="000000"/>
                <w:sz w:val="20"/>
                <w:szCs w:val="20"/>
              </w:rPr>
            </w:pPr>
            <w:r w:rsidRPr="00406C8F">
              <w:rPr>
                <w:color w:val="000000"/>
                <w:sz w:val="20"/>
                <w:szCs w:val="20"/>
              </w:rPr>
              <w:t>LA</w:t>
            </w:r>
          </w:p>
        </w:tc>
        <w:tc>
          <w:tcPr>
            <w:tcW w:w="0" w:type="auto"/>
            <w:tcBorders>
              <w:top w:val="nil"/>
              <w:left w:val="nil"/>
              <w:bottom w:val="nil"/>
              <w:right w:val="nil"/>
            </w:tcBorders>
            <w:shd w:val="clear" w:color="auto" w:fill="auto"/>
            <w:vAlign w:val="center"/>
            <w:hideMark/>
          </w:tcPr>
          <w:p w14:paraId="60EA572E"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vAlign w:val="center"/>
            <w:hideMark/>
          </w:tcPr>
          <w:p w14:paraId="191F7966" w14:textId="77777777" w:rsidR="005F56C1" w:rsidRPr="00406C8F" w:rsidRDefault="005F56C1" w:rsidP="009029B7">
            <w:pPr>
              <w:jc w:val="center"/>
              <w:rPr>
                <w:color w:val="000000"/>
                <w:sz w:val="20"/>
                <w:szCs w:val="20"/>
              </w:rPr>
            </w:pPr>
            <w:r w:rsidRPr="00406C8F">
              <w:rPr>
                <w:color w:val="000000"/>
                <w:sz w:val="20"/>
                <w:szCs w:val="20"/>
              </w:rPr>
              <w:t>150</w:t>
            </w:r>
          </w:p>
        </w:tc>
        <w:tc>
          <w:tcPr>
            <w:tcW w:w="0" w:type="auto"/>
            <w:tcBorders>
              <w:top w:val="nil"/>
              <w:left w:val="nil"/>
              <w:bottom w:val="nil"/>
              <w:right w:val="nil"/>
            </w:tcBorders>
            <w:shd w:val="clear" w:color="auto" w:fill="auto"/>
            <w:vAlign w:val="center"/>
            <w:hideMark/>
          </w:tcPr>
          <w:p w14:paraId="6780F0EE" w14:textId="77777777" w:rsidR="005F56C1" w:rsidRPr="00406C8F" w:rsidRDefault="005F56C1" w:rsidP="009029B7">
            <w:pPr>
              <w:jc w:val="center"/>
              <w:rPr>
                <w:color w:val="000000"/>
                <w:sz w:val="20"/>
                <w:szCs w:val="20"/>
              </w:rPr>
            </w:pPr>
            <w:r w:rsidRPr="00406C8F">
              <w:rPr>
                <w:color w:val="000000"/>
                <w:sz w:val="20"/>
                <w:szCs w:val="20"/>
              </w:rPr>
              <w:t>75</w:t>
            </w:r>
          </w:p>
        </w:tc>
        <w:tc>
          <w:tcPr>
            <w:tcW w:w="0" w:type="auto"/>
            <w:tcBorders>
              <w:top w:val="nil"/>
              <w:left w:val="nil"/>
              <w:bottom w:val="nil"/>
              <w:right w:val="nil"/>
            </w:tcBorders>
            <w:shd w:val="clear" w:color="auto" w:fill="auto"/>
            <w:vAlign w:val="center"/>
            <w:hideMark/>
          </w:tcPr>
          <w:p w14:paraId="58A7C11D" w14:textId="77777777" w:rsidR="005F56C1" w:rsidRPr="00406C8F" w:rsidRDefault="005F56C1" w:rsidP="009029B7">
            <w:pPr>
              <w:jc w:val="center"/>
              <w:rPr>
                <w:color w:val="000000"/>
                <w:sz w:val="20"/>
                <w:szCs w:val="20"/>
              </w:rPr>
            </w:pPr>
            <w:r w:rsidRPr="00406C8F">
              <w:rPr>
                <w:color w:val="000000"/>
                <w:sz w:val="20"/>
                <w:szCs w:val="20"/>
              </w:rPr>
              <w:t>78</w:t>
            </w:r>
          </w:p>
        </w:tc>
        <w:tc>
          <w:tcPr>
            <w:tcW w:w="0" w:type="auto"/>
            <w:tcBorders>
              <w:top w:val="nil"/>
              <w:left w:val="nil"/>
              <w:bottom w:val="nil"/>
              <w:right w:val="nil"/>
            </w:tcBorders>
            <w:shd w:val="clear" w:color="auto" w:fill="auto"/>
            <w:vAlign w:val="center"/>
            <w:hideMark/>
          </w:tcPr>
          <w:p w14:paraId="36A84988" w14:textId="77777777" w:rsidR="005F56C1" w:rsidRPr="00406C8F" w:rsidRDefault="005F56C1" w:rsidP="009029B7">
            <w:pPr>
              <w:jc w:val="center"/>
              <w:rPr>
                <w:color w:val="000000"/>
                <w:sz w:val="20"/>
                <w:szCs w:val="20"/>
              </w:rPr>
            </w:pPr>
            <w:r w:rsidRPr="00406C8F">
              <w:rPr>
                <w:color w:val="000000"/>
                <w:sz w:val="20"/>
                <w:szCs w:val="20"/>
              </w:rPr>
              <w:t>33.4 ± 2.9</w:t>
            </w:r>
          </w:p>
        </w:tc>
        <w:tc>
          <w:tcPr>
            <w:tcW w:w="0" w:type="auto"/>
            <w:tcBorders>
              <w:top w:val="nil"/>
              <w:left w:val="nil"/>
              <w:bottom w:val="nil"/>
              <w:right w:val="nil"/>
            </w:tcBorders>
            <w:shd w:val="clear" w:color="auto" w:fill="auto"/>
            <w:vAlign w:val="center"/>
            <w:hideMark/>
          </w:tcPr>
          <w:p w14:paraId="7119B1A2" w14:textId="77777777" w:rsidR="005F56C1" w:rsidRPr="00406C8F" w:rsidRDefault="005F56C1" w:rsidP="009029B7">
            <w:pPr>
              <w:jc w:val="center"/>
              <w:rPr>
                <w:color w:val="000000"/>
                <w:sz w:val="20"/>
                <w:szCs w:val="20"/>
              </w:rPr>
            </w:pPr>
            <w:r w:rsidRPr="00406C8F">
              <w:rPr>
                <w:color w:val="000000"/>
                <w:sz w:val="20"/>
                <w:szCs w:val="20"/>
              </w:rPr>
              <w:t>1,228 ± 360</w:t>
            </w:r>
          </w:p>
        </w:tc>
        <w:tc>
          <w:tcPr>
            <w:tcW w:w="0" w:type="auto"/>
            <w:tcBorders>
              <w:top w:val="nil"/>
              <w:left w:val="nil"/>
              <w:bottom w:val="nil"/>
              <w:right w:val="nil"/>
            </w:tcBorders>
            <w:shd w:val="clear" w:color="auto" w:fill="auto"/>
            <w:vAlign w:val="center"/>
            <w:hideMark/>
          </w:tcPr>
          <w:p w14:paraId="01C07BC8" w14:textId="77777777" w:rsidR="005F56C1" w:rsidRPr="00406C8F" w:rsidRDefault="005F56C1" w:rsidP="009029B7">
            <w:pPr>
              <w:jc w:val="center"/>
              <w:rPr>
                <w:color w:val="000000"/>
                <w:sz w:val="20"/>
                <w:szCs w:val="20"/>
              </w:rPr>
            </w:pPr>
            <w:r w:rsidRPr="00406C8F">
              <w:rPr>
                <w:color w:val="000000"/>
                <w:sz w:val="20"/>
                <w:szCs w:val="20"/>
              </w:rPr>
              <w:t>3.2 ± 0.3</w:t>
            </w:r>
          </w:p>
        </w:tc>
        <w:tc>
          <w:tcPr>
            <w:tcW w:w="0" w:type="auto"/>
            <w:tcBorders>
              <w:top w:val="nil"/>
              <w:left w:val="nil"/>
              <w:bottom w:val="nil"/>
              <w:right w:val="nil"/>
            </w:tcBorders>
            <w:shd w:val="clear" w:color="auto" w:fill="auto"/>
            <w:vAlign w:val="center"/>
            <w:hideMark/>
          </w:tcPr>
          <w:p w14:paraId="505958BC" w14:textId="77777777" w:rsidR="005F56C1" w:rsidRPr="00406C8F" w:rsidRDefault="005F56C1" w:rsidP="009029B7">
            <w:pPr>
              <w:jc w:val="center"/>
              <w:rPr>
                <w:color w:val="000000"/>
                <w:sz w:val="20"/>
                <w:szCs w:val="20"/>
              </w:rPr>
            </w:pPr>
            <w:r w:rsidRPr="00406C8F">
              <w:rPr>
                <w:color w:val="000000"/>
                <w:sz w:val="20"/>
                <w:szCs w:val="20"/>
              </w:rPr>
              <w:t>22 ± 23.8</w:t>
            </w:r>
          </w:p>
        </w:tc>
        <w:tc>
          <w:tcPr>
            <w:tcW w:w="0" w:type="auto"/>
            <w:tcBorders>
              <w:top w:val="nil"/>
              <w:left w:val="nil"/>
              <w:bottom w:val="nil"/>
              <w:right w:val="nil"/>
            </w:tcBorders>
            <w:shd w:val="clear" w:color="auto" w:fill="auto"/>
            <w:vAlign w:val="center"/>
            <w:hideMark/>
          </w:tcPr>
          <w:p w14:paraId="0EADFD2B" w14:textId="77777777" w:rsidR="005F56C1" w:rsidRPr="00406C8F" w:rsidRDefault="005F56C1" w:rsidP="009029B7">
            <w:pPr>
              <w:jc w:val="center"/>
              <w:rPr>
                <w:color w:val="000000"/>
                <w:sz w:val="20"/>
                <w:szCs w:val="20"/>
              </w:rPr>
            </w:pPr>
            <w:r w:rsidRPr="00406C8F">
              <w:rPr>
                <w:color w:val="000000"/>
                <w:sz w:val="20"/>
                <w:szCs w:val="20"/>
              </w:rPr>
              <w:t>1.8 ± 1.6</w:t>
            </w:r>
          </w:p>
        </w:tc>
        <w:tc>
          <w:tcPr>
            <w:tcW w:w="0" w:type="auto"/>
            <w:tcBorders>
              <w:top w:val="nil"/>
              <w:left w:val="nil"/>
              <w:bottom w:val="nil"/>
              <w:right w:val="nil"/>
            </w:tcBorders>
            <w:shd w:val="clear" w:color="auto" w:fill="auto"/>
            <w:noWrap/>
            <w:vAlign w:val="center"/>
            <w:hideMark/>
          </w:tcPr>
          <w:p w14:paraId="43D60F12" w14:textId="77777777" w:rsidR="005F56C1" w:rsidRPr="00406C8F" w:rsidRDefault="005F56C1" w:rsidP="009029B7">
            <w:pPr>
              <w:jc w:val="center"/>
              <w:rPr>
                <w:color w:val="000000"/>
                <w:sz w:val="20"/>
                <w:szCs w:val="20"/>
              </w:rPr>
            </w:pPr>
            <w:r w:rsidRPr="00406C8F">
              <w:rPr>
                <w:color w:val="000000"/>
                <w:sz w:val="20"/>
                <w:szCs w:val="20"/>
              </w:rPr>
              <w:t>63</w:t>
            </w:r>
          </w:p>
        </w:tc>
      </w:tr>
      <w:tr w:rsidR="005F56C1" w:rsidRPr="00406C8F" w14:paraId="4C22F4D0" w14:textId="77777777" w:rsidTr="009029B7">
        <w:trPr>
          <w:trHeight w:val="315"/>
        </w:trPr>
        <w:tc>
          <w:tcPr>
            <w:tcW w:w="0" w:type="auto"/>
            <w:vMerge/>
            <w:tcBorders>
              <w:left w:val="nil"/>
              <w:bottom w:val="single" w:sz="4" w:space="0" w:color="auto"/>
              <w:right w:val="nil"/>
            </w:tcBorders>
            <w:shd w:val="clear" w:color="auto" w:fill="auto"/>
            <w:vAlign w:val="center"/>
            <w:hideMark/>
          </w:tcPr>
          <w:p w14:paraId="3C887415"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vAlign w:val="center"/>
            <w:hideMark/>
          </w:tcPr>
          <w:p w14:paraId="59DA1CB9"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vAlign w:val="center"/>
            <w:hideMark/>
          </w:tcPr>
          <w:p w14:paraId="1F8CCFE8" w14:textId="77777777" w:rsidR="005F56C1" w:rsidRPr="00406C8F" w:rsidRDefault="005F56C1" w:rsidP="009029B7">
            <w:pPr>
              <w:jc w:val="center"/>
              <w:rPr>
                <w:color w:val="000000"/>
                <w:sz w:val="20"/>
                <w:szCs w:val="20"/>
              </w:rPr>
            </w:pPr>
            <w:r>
              <w:rPr>
                <w:color w:val="000000"/>
                <w:sz w:val="20"/>
                <w:szCs w:val="20"/>
              </w:rPr>
              <w:t>609</w:t>
            </w:r>
          </w:p>
        </w:tc>
        <w:tc>
          <w:tcPr>
            <w:tcW w:w="0" w:type="auto"/>
            <w:tcBorders>
              <w:top w:val="nil"/>
              <w:left w:val="nil"/>
              <w:bottom w:val="single" w:sz="4" w:space="0" w:color="auto"/>
              <w:right w:val="nil"/>
            </w:tcBorders>
            <w:shd w:val="clear" w:color="auto" w:fill="auto"/>
            <w:vAlign w:val="center"/>
            <w:hideMark/>
          </w:tcPr>
          <w:p w14:paraId="7810C3EE" w14:textId="77777777" w:rsidR="005F56C1" w:rsidRPr="00406C8F" w:rsidRDefault="005F56C1" w:rsidP="009029B7">
            <w:pPr>
              <w:jc w:val="center"/>
              <w:rPr>
                <w:color w:val="000000"/>
                <w:sz w:val="20"/>
                <w:szCs w:val="20"/>
              </w:rPr>
            </w:pPr>
            <w:r>
              <w:rPr>
                <w:color w:val="000000"/>
                <w:sz w:val="20"/>
                <w:szCs w:val="20"/>
              </w:rPr>
              <w:t>260</w:t>
            </w:r>
          </w:p>
        </w:tc>
        <w:tc>
          <w:tcPr>
            <w:tcW w:w="0" w:type="auto"/>
            <w:tcBorders>
              <w:top w:val="nil"/>
              <w:left w:val="nil"/>
              <w:bottom w:val="single" w:sz="4" w:space="0" w:color="auto"/>
              <w:right w:val="nil"/>
            </w:tcBorders>
            <w:shd w:val="clear" w:color="auto" w:fill="auto"/>
            <w:vAlign w:val="center"/>
            <w:hideMark/>
          </w:tcPr>
          <w:p w14:paraId="36397AB2" w14:textId="77777777" w:rsidR="005F56C1" w:rsidRPr="00406C8F" w:rsidRDefault="005F56C1" w:rsidP="009029B7">
            <w:pPr>
              <w:jc w:val="center"/>
              <w:rPr>
                <w:color w:val="000000"/>
                <w:sz w:val="20"/>
                <w:szCs w:val="20"/>
              </w:rPr>
            </w:pPr>
            <w:r>
              <w:rPr>
                <w:color w:val="000000"/>
                <w:sz w:val="20"/>
                <w:szCs w:val="20"/>
              </w:rPr>
              <w:t>349</w:t>
            </w:r>
          </w:p>
        </w:tc>
        <w:tc>
          <w:tcPr>
            <w:tcW w:w="0" w:type="auto"/>
            <w:tcBorders>
              <w:top w:val="nil"/>
              <w:left w:val="nil"/>
              <w:bottom w:val="single" w:sz="4" w:space="0" w:color="auto"/>
              <w:right w:val="nil"/>
            </w:tcBorders>
            <w:shd w:val="clear" w:color="auto" w:fill="auto"/>
            <w:vAlign w:val="center"/>
          </w:tcPr>
          <w:p w14:paraId="5624D49B" w14:textId="77777777" w:rsidR="005F56C1" w:rsidRPr="00406C8F" w:rsidRDefault="005F56C1" w:rsidP="009029B7">
            <w:pPr>
              <w:jc w:val="center"/>
              <w:rPr>
                <w:color w:val="000000"/>
                <w:sz w:val="20"/>
                <w:szCs w:val="20"/>
              </w:rPr>
            </w:pPr>
            <w:r>
              <w:rPr>
                <w:color w:val="000000"/>
                <w:sz w:val="20"/>
                <w:szCs w:val="20"/>
              </w:rPr>
              <w:t xml:space="preserve">38.5 </w:t>
            </w:r>
            <w:r w:rsidRPr="00406C8F">
              <w:rPr>
                <w:color w:val="000000"/>
                <w:sz w:val="20"/>
                <w:szCs w:val="20"/>
              </w:rPr>
              <w:t>±</w:t>
            </w:r>
            <w:r>
              <w:rPr>
                <w:color w:val="000000"/>
                <w:sz w:val="20"/>
                <w:szCs w:val="20"/>
              </w:rPr>
              <w:t xml:space="preserve"> 3.5</w:t>
            </w:r>
          </w:p>
        </w:tc>
        <w:tc>
          <w:tcPr>
            <w:tcW w:w="0" w:type="auto"/>
            <w:tcBorders>
              <w:top w:val="nil"/>
              <w:left w:val="nil"/>
              <w:bottom w:val="single" w:sz="4" w:space="0" w:color="auto"/>
              <w:right w:val="nil"/>
            </w:tcBorders>
            <w:shd w:val="clear" w:color="auto" w:fill="auto"/>
            <w:vAlign w:val="center"/>
          </w:tcPr>
          <w:p w14:paraId="5DFD2542" w14:textId="77777777" w:rsidR="005F56C1" w:rsidRPr="00406C8F" w:rsidRDefault="005F56C1" w:rsidP="009029B7">
            <w:pPr>
              <w:jc w:val="center"/>
              <w:rPr>
                <w:color w:val="000000"/>
                <w:sz w:val="20"/>
                <w:szCs w:val="20"/>
              </w:rPr>
            </w:pPr>
            <w:r>
              <w:rPr>
                <w:color w:val="000000"/>
                <w:sz w:val="20"/>
                <w:szCs w:val="20"/>
              </w:rPr>
              <w:t xml:space="preserve">1,872 </w:t>
            </w:r>
            <w:r w:rsidRPr="00406C8F">
              <w:rPr>
                <w:color w:val="000000"/>
                <w:sz w:val="20"/>
                <w:szCs w:val="20"/>
              </w:rPr>
              <w:t>±</w:t>
            </w:r>
            <w:r>
              <w:rPr>
                <w:color w:val="000000"/>
                <w:sz w:val="20"/>
                <w:szCs w:val="20"/>
              </w:rPr>
              <w:t xml:space="preserve"> 599</w:t>
            </w:r>
          </w:p>
        </w:tc>
        <w:tc>
          <w:tcPr>
            <w:tcW w:w="0" w:type="auto"/>
            <w:tcBorders>
              <w:top w:val="nil"/>
              <w:left w:val="nil"/>
              <w:bottom w:val="single" w:sz="4" w:space="0" w:color="auto"/>
              <w:right w:val="nil"/>
            </w:tcBorders>
            <w:shd w:val="clear" w:color="auto" w:fill="auto"/>
            <w:vAlign w:val="center"/>
          </w:tcPr>
          <w:p w14:paraId="538B44D8" w14:textId="77777777" w:rsidR="005F56C1" w:rsidRPr="00406C8F" w:rsidRDefault="005F56C1" w:rsidP="009029B7">
            <w:pPr>
              <w:jc w:val="center"/>
              <w:rPr>
                <w:color w:val="000000"/>
                <w:sz w:val="20"/>
                <w:szCs w:val="20"/>
              </w:rPr>
            </w:pPr>
            <w:r>
              <w:rPr>
                <w:color w:val="000000"/>
                <w:sz w:val="20"/>
                <w:szCs w:val="20"/>
              </w:rPr>
              <w:t xml:space="preserve">3.2 </w:t>
            </w:r>
            <w:r w:rsidRPr="00406C8F">
              <w:rPr>
                <w:color w:val="000000"/>
                <w:sz w:val="20"/>
                <w:szCs w:val="20"/>
              </w:rPr>
              <w:t>±</w:t>
            </w:r>
            <w:r>
              <w:rPr>
                <w:color w:val="000000"/>
                <w:sz w:val="20"/>
                <w:szCs w:val="20"/>
              </w:rPr>
              <w:t xml:space="preserve"> 0.4</w:t>
            </w:r>
          </w:p>
        </w:tc>
        <w:tc>
          <w:tcPr>
            <w:tcW w:w="0" w:type="auto"/>
            <w:tcBorders>
              <w:top w:val="nil"/>
              <w:left w:val="nil"/>
              <w:bottom w:val="single" w:sz="4" w:space="0" w:color="auto"/>
              <w:right w:val="nil"/>
            </w:tcBorders>
            <w:shd w:val="clear" w:color="auto" w:fill="auto"/>
            <w:vAlign w:val="center"/>
          </w:tcPr>
          <w:p w14:paraId="20DCF394" w14:textId="77777777" w:rsidR="005F56C1" w:rsidRPr="00406C8F" w:rsidRDefault="005F56C1" w:rsidP="009029B7">
            <w:pPr>
              <w:jc w:val="center"/>
              <w:rPr>
                <w:color w:val="000000"/>
                <w:sz w:val="20"/>
                <w:szCs w:val="20"/>
              </w:rPr>
            </w:pPr>
            <w:r>
              <w:rPr>
                <w:color w:val="000000"/>
                <w:sz w:val="20"/>
                <w:szCs w:val="20"/>
              </w:rPr>
              <w:t xml:space="preserve">56.0 </w:t>
            </w:r>
            <w:r w:rsidRPr="00406C8F">
              <w:rPr>
                <w:color w:val="000000"/>
                <w:sz w:val="20"/>
                <w:szCs w:val="20"/>
              </w:rPr>
              <w:t>±</w:t>
            </w:r>
            <w:r>
              <w:rPr>
                <w:color w:val="000000"/>
                <w:sz w:val="20"/>
                <w:szCs w:val="20"/>
              </w:rPr>
              <w:t xml:space="preserve"> 50.2</w:t>
            </w:r>
          </w:p>
        </w:tc>
        <w:tc>
          <w:tcPr>
            <w:tcW w:w="0" w:type="auto"/>
            <w:tcBorders>
              <w:top w:val="nil"/>
              <w:left w:val="nil"/>
              <w:bottom w:val="single" w:sz="4" w:space="0" w:color="auto"/>
              <w:right w:val="nil"/>
            </w:tcBorders>
            <w:shd w:val="clear" w:color="auto" w:fill="auto"/>
            <w:vAlign w:val="center"/>
          </w:tcPr>
          <w:p w14:paraId="577937D3" w14:textId="77777777" w:rsidR="005F56C1" w:rsidRPr="00406C8F" w:rsidRDefault="005F56C1" w:rsidP="009029B7">
            <w:pPr>
              <w:jc w:val="center"/>
              <w:rPr>
                <w:color w:val="000000"/>
                <w:sz w:val="20"/>
                <w:szCs w:val="20"/>
              </w:rPr>
            </w:pPr>
            <w:r>
              <w:rPr>
                <w:color w:val="000000"/>
                <w:sz w:val="20"/>
                <w:szCs w:val="20"/>
              </w:rPr>
              <w:t xml:space="preserve">2.9 </w:t>
            </w:r>
            <w:r w:rsidRPr="00406C8F">
              <w:rPr>
                <w:color w:val="000000"/>
                <w:sz w:val="20"/>
                <w:szCs w:val="20"/>
              </w:rPr>
              <w:t>±</w:t>
            </w:r>
            <w:r>
              <w:rPr>
                <w:color w:val="000000"/>
                <w:sz w:val="20"/>
                <w:szCs w:val="20"/>
              </w:rPr>
              <w:t xml:space="preserve"> 2.3</w:t>
            </w:r>
          </w:p>
        </w:tc>
        <w:tc>
          <w:tcPr>
            <w:tcW w:w="0" w:type="auto"/>
            <w:tcBorders>
              <w:top w:val="nil"/>
              <w:left w:val="nil"/>
              <w:bottom w:val="single" w:sz="4" w:space="0" w:color="auto"/>
              <w:right w:val="nil"/>
            </w:tcBorders>
            <w:shd w:val="clear" w:color="auto" w:fill="auto"/>
            <w:noWrap/>
            <w:vAlign w:val="center"/>
          </w:tcPr>
          <w:p w14:paraId="605F894B" w14:textId="77777777" w:rsidR="005F56C1" w:rsidRPr="00406C8F" w:rsidRDefault="005F56C1" w:rsidP="009029B7">
            <w:pPr>
              <w:jc w:val="center"/>
              <w:rPr>
                <w:color w:val="000000"/>
                <w:sz w:val="20"/>
                <w:szCs w:val="20"/>
              </w:rPr>
            </w:pPr>
            <w:r>
              <w:rPr>
                <w:color w:val="000000"/>
                <w:sz w:val="20"/>
                <w:szCs w:val="20"/>
              </w:rPr>
              <w:t>547</w:t>
            </w:r>
          </w:p>
        </w:tc>
      </w:tr>
      <w:tr w:rsidR="005F56C1" w:rsidRPr="00406C8F" w14:paraId="10FE29C5" w14:textId="77777777" w:rsidTr="009029B7">
        <w:trPr>
          <w:trHeight w:val="315"/>
        </w:trPr>
        <w:tc>
          <w:tcPr>
            <w:tcW w:w="0" w:type="auto"/>
            <w:vMerge w:val="restart"/>
            <w:tcBorders>
              <w:top w:val="nil"/>
              <w:left w:val="nil"/>
              <w:right w:val="nil"/>
            </w:tcBorders>
            <w:shd w:val="clear" w:color="auto" w:fill="auto"/>
            <w:noWrap/>
            <w:vAlign w:val="center"/>
            <w:hideMark/>
          </w:tcPr>
          <w:p w14:paraId="74169EFC" w14:textId="77777777" w:rsidR="005F56C1" w:rsidRPr="00406C8F" w:rsidRDefault="005F56C1" w:rsidP="009029B7">
            <w:pPr>
              <w:jc w:val="center"/>
              <w:rPr>
                <w:color w:val="000000"/>
                <w:sz w:val="20"/>
                <w:szCs w:val="20"/>
              </w:rPr>
            </w:pPr>
            <w:r w:rsidRPr="00406C8F">
              <w:rPr>
                <w:color w:val="000000"/>
                <w:sz w:val="20"/>
                <w:szCs w:val="20"/>
              </w:rPr>
              <w:t>All</w:t>
            </w:r>
          </w:p>
        </w:tc>
        <w:tc>
          <w:tcPr>
            <w:tcW w:w="0" w:type="auto"/>
            <w:tcBorders>
              <w:top w:val="nil"/>
              <w:left w:val="nil"/>
              <w:bottom w:val="nil"/>
              <w:right w:val="nil"/>
            </w:tcBorders>
            <w:shd w:val="clear" w:color="auto" w:fill="auto"/>
            <w:noWrap/>
            <w:vAlign w:val="center"/>
            <w:hideMark/>
          </w:tcPr>
          <w:p w14:paraId="22DE1811" w14:textId="77777777" w:rsidR="005F56C1" w:rsidRPr="00406C8F" w:rsidRDefault="005F56C1" w:rsidP="009029B7">
            <w:pPr>
              <w:jc w:val="center"/>
              <w:rPr>
                <w:color w:val="000000"/>
                <w:sz w:val="20"/>
                <w:szCs w:val="20"/>
              </w:rPr>
            </w:pPr>
            <w:r w:rsidRPr="00406C8F">
              <w:rPr>
                <w:color w:val="000000"/>
                <w:sz w:val="20"/>
                <w:szCs w:val="20"/>
              </w:rPr>
              <w:t>SF</w:t>
            </w:r>
          </w:p>
        </w:tc>
        <w:tc>
          <w:tcPr>
            <w:tcW w:w="0" w:type="auto"/>
            <w:tcBorders>
              <w:top w:val="nil"/>
              <w:left w:val="nil"/>
              <w:bottom w:val="nil"/>
              <w:right w:val="nil"/>
            </w:tcBorders>
            <w:shd w:val="clear" w:color="auto" w:fill="auto"/>
            <w:noWrap/>
            <w:vAlign w:val="center"/>
            <w:hideMark/>
          </w:tcPr>
          <w:p w14:paraId="3D4E1B05" w14:textId="77777777" w:rsidR="005F56C1" w:rsidRPr="00406C8F" w:rsidRDefault="005F56C1" w:rsidP="009029B7">
            <w:pPr>
              <w:jc w:val="center"/>
              <w:rPr>
                <w:color w:val="000000"/>
                <w:sz w:val="20"/>
                <w:szCs w:val="20"/>
              </w:rPr>
            </w:pPr>
            <w:r w:rsidRPr="00406C8F">
              <w:rPr>
                <w:color w:val="000000"/>
                <w:sz w:val="20"/>
                <w:szCs w:val="20"/>
              </w:rPr>
              <w:t>1634</w:t>
            </w:r>
          </w:p>
        </w:tc>
        <w:tc>
          <w:tcPr>
            <w:tcW w:w="0" w:type="auto"/>
            <w:tcBorders>
              <w:top w:val="nil"/>
              <w:left w:val="nil"/>
              <w:bottom w:val="nil"/>
              <w:right w:val="nil"/>
            </w:tcBorders>
            <w:shd w:val="clear" w:color="auto" w:fill="auto"/>
            <w:noWrap/>
            <w:vAlign w:val="center"/>
            <w:hideMark/>
          </w:tcPr>
          <w:p w14:paraId="786F564B" w14:textId="77777777" w:rsidR="005F56C1" w:rsidRPr="00406C8F" w:rsidRDefault="005F56C1" w:rsidP="009029B7">
            <w:pPr>
              <w:jc w:val="center"/>
              <w:rPr>
                <w:color w:val="000000"/>
                <w:sz w:val="20"/>
                <w:szCs w:val="20"/>
              </w:rPr>
            </w:pPr>
            <w:r w:rsidRPr="00406C8F">
              <w:rPr>
                <w:color w:val="000000"/>
                <w:sz w:val="20"/>
                <w:szCs w:val="20"/>
              </w:rPr>
              <w:t>748</w:t>
            </w:r>
          </w:p>
        </w:tc>
        <w:tc>
          <w:tcPr>
            <w:tcW w:w="0" w:type="auto"/>
            <w:tcBorders>
              <w:top w:val="nil"/>
              <w:left w:val="nil"/>
              <w:bottom w:val="nil"/>
              <w:right w:val="nil"/>
            </w:tcBorders>
            <w:shd w:val="clear" w:color="auto" w:fill="auto"/>
            <w:noWrap/>
            <w:vAlign w:val="center"/>
            <w:hideMark/>
          </w:tcPr>
          <w:p w14:paraId="624E8663" w14:textId="77777777" w:rsidR="005F56C1" w:rsidRPr="00406C8F" w:rsidRDefault="005F56C1" w:rsidP="009029B7">
            <w:pPr>
              <w:jc w:val="center"/>
              <w:rPr>
                <w:color w:val="000000"/>
                <w:sz w:val="20"/>
                <w:szCs w:val="20"/>
              </w:rPr>
            </w:pPr>
            <w:r w:rsidRPr="00406C8F">
              <w:rPr>
                <w:color w:val="000000"/>
                <w:sz w:val="20"/>
                <w:szCs w:val="20"/>
              </w:rPr>
              <w:t>886</w:t>
            </w:r>
          </w:p>
        </w:tc>
        <w:tc>
          <w:tcPr>
            <w:tcW w:w="0" w:type="auto"/>
            <w:tcBorders>
              <w:top w:val="nil"/>
              <w:left w:val="nil"/>
              <w:bottom w:val="nil"/>
              <w:right w:val="nil"/>
            </w:tcBorders>
            <w:shd w:val="clear" w:color="auto" w:fill="auto"/>
            <w:noWrap/>
            <w:vAlign w:val="center"/>
            <w:hideMark/>
          </w:tcPr>
          <w:p w14:paraId="798669A4" w14:textId="77777777" w:rsidR="005F56C1" w:rsidRPr="00406C8F" w:rsidRDefault="005F56C1" w:rsidP="009029B7">
            <w:pPr>
              <w:jc w:val="center"/>
              <w:rPr>
                <w:color w:val="000000"/>
                <w:sz w:val="20"/>
                <w:szCs w:val="20"/>
              </w:rPr>
            </w:pPr>
            <w:r w:rsidRPr="00406C8F">
              <w:rPr>
                <w:color w:val="000000"/>
                <w:sz w:val="20"/>
                <w:szCs w:val="20"/>
              </w:rPr>
              <w:t>23.7 ± 5.2</w:t>
            </w:r>
          </w:p>
        </w:tc>
        <w:tc>
          <w:tcPr>
            <w:tcW w:w="0" w:type="auto"/>
            <w:tcBorders>
              <w:top w:val="nil"/>
              <w:left w:val="nil"/>
              <w:bottom w:val="nil"/>
              <w:right w:val="nil"/>
            </w:tcBorders>
            <w:shd w:val="clear" w:color="auto" w:fill="auto"/>
            <w:noWrap/>
            <w:vAlign w:val="center"/>
            <w:hideMark/>
          </w:tcPr>
          <w:p w14:paraId="348FA513" w14:textId="77777777" w:rsidR="005F56C1" w:rsidRPr="00406C8F" w:rsidRDefault="005F56C1" w:rsidP="009029B7">
            <w:pPr>
              <w:jc w:val="center"/>
              <w:rPr>
                <w:color w:val="000000"/>
                <w:sz w:val="20"/>
                <w:szCs w:val="20"/>
              </w:rPr>
            </w:pPr>
            <w:r w:rsidRPr="00406C8F">
              <w:rPr>
                <w:color w:val="000000"/>
                <w:sz w:val="20"/>
                <w:szCs w:val="20"/>
              </w:rPr>
              <w:t>473.4 ± 330.2</w:t>
            </w:r>
          </w:p>
        </w:tc>
        <w:tc>
          <w:tcPr>
            <w:tcW w:w="0" w:type="auto"/>
            <w:tcBorders>
              <w:top w:val="nil"/>
              <w:left w:val="nil"/>
              <w:bottom w:val="nil"/>
              <w:right w:val="nil"/>
            </w:tcBorders>
            <w:shd w:val="clear" w:color="auto" w:fill="auto"/>
            <w:noWrap/>
            <w:vAlign w:val="center"/>
            <w:hideMark/>
          </w:tcPr>
          <w:p w14:paraId="05BCA458" w14:textId="77777777" w:rsidR="005F56C1" w:rsidRPr="00406C8F" w:rsidRDefault="005F56C1" w:rsidP="009029B7">
            <w:pPr>
              <w:jc w:val="center"/>
              <w:rPr>
                <w:color w:val="000000"/>
                <w:sz w:val="20"/>
                <w:szCs w:val="20"/>
              </w:rPr>
            </w:pPr>
            <w:r w:rsidRPr="00406C8F">
              <w:rPr>
                <w:color w:val="000000"/>
                <w:sz w:val="20"/>
                <w:szCs w:val="20"/>
              </w:rPr>
              <w:t>3.1 ± 0.3</w:t>
            </w:r>
          </w:p>
        </w:tc>
        <w:tc>
          <w:tcPr>
            <w:tcW w:w="0" w:type="auto"/>
            <w:tcBorders>
              <w:top w:val="nil"/>
              <w:left w:val="nil"/>
              <w:bottom w:val="nil"/>
              <w:right w:val="nil"/>
            </w:tcBorders>
            <w:shd w:val="clear" w:color="auto" w:fill="auto"/>
            <w:noWrap/>
            <w:vAlign w:val="center"/>
            <w:hideMark/>
          </w:tcPr>
          <w:p w14:paraId="30F980A9" w14:textId="77777777" w:rsidR="005F56C1" w:rsidRPr="00406C8F" w:rsidRDefault="005F56C1" w:rsidP="009029B7">
            <w:pPr>
              <w:jc w:val="center"/>
              <w:rPr>
                <w:color w:val="000000"/>
                <w:sz w:val="20"/>
                <w:szCs w:val="20"/>
              </w:rPr>
            </w:pPr>
            <w:r w:rsidRPr="00406C8F">
              <w:rPr>
                <w:color w:val="000000"/>
                <w:sz w:val="20"/>
                <w:szCs w:val="20"/>
              </w:rPr>
              <w:t>6.5 ± 11.7</w:t>
            </w:r>
          </w:p>
        </w:tc>
        <w:tc>
          <w:tcPr>
            <w:tcW w:w="0" w:type="auto"/>
            <w:tcBorders>
              <w:top w:val="nil"/>
              <w:left w:val="nil"/>
              <w:bottom w:val="nil"/>
              <w:right w:val="nil"/>
            </w:tcBorders>
            <w:shd w:val="clear" w:color="auto" w:fill="auto"/>
            <w:noWrap/>
            <w:vAlign w:val="center"/>
            <w:hideMark/>
          </w:tcPr>
          <w:p w14:paraId="6EC9B22D" w14:textId="77777777" w:rsidR="005F56C1" w:rsidRPr="00406C8F" w:rsidRDefault="005F56C1" w:rsidP="009029B7">
            <w:pPr>
              <w:jc w:val="center"/>
              <w:rPr>
                <w:color w:val="000000"/>
                <w:sz w:val="20"/>
                <w:szCs w:val="20"/>
              </w:rPr>
            </w:pPr>
            <w:r w:rsidRPr="00406C8F">
              <w:rPr>
                <w:color w:val="000000"/>
                <w:sz w:val="20"/>
                <w:szCs w:val="20"/>
              </w:rPr>
              <w:t>1.1 ± 1.4</w:t>
            </w:r>
          </w:p>
        </w:tc>
        <w:tc>
          <w:tcPr>
            <w:tcW w:w="0" w:type="auto"/>
            <w:tcBorders>
              <w:top w:val="nil"/>
              <w:left w:val="nil"/>
              <w:bottom w:val="nil"/>
              <w:right w:val="nil"/>
            </w:tcBorders>
            <w:shd w:val="clear" w:color="auto" w:fill="auto"/>
            <w:noWrap/>
            <w:vAlign w:val="center"/>
            <w:hideMark/>
          </w:tcPr>
          <w:p w14:paraId="4AC55FEF" w14:textId="77777777" w:rsidR="005F56C1" w:rsidRPr="00406C8F" w:rsidRDefault="005F56C1" w:rsidP="009029B7">
            <w:pPr>
              <w:jc w:val="center"/>
              <w:rPr>
                <w:color w:val="000000"/>
                <w:sz w:val="20"/>
                <w:szCs w:val="20"/>
              </w:rPr>
            </w:pPr>
            <w:r w:rsidRPr="00406C8F">
              <w:rPr>
                <w:color w:val="000000"/>
                <w:sz w:val="20"/>
                <w:szCs w:val="20"/>
              </w:rPr>
              <w:t>667</w:t>
            </w:r>
          </w:p>
        </w:tc>
      </w:tr>
      <w:tr w:rsidR="005F56C1" w:rsidRPr="00406C8F" w14:paraId="53F1211A" w14:textId="77777777" w:rsidTr="009029B7">
        <w:trPr>
          <w:trHeight w:val="315"/>
        </w:trPr>
        <w:tc>
          <w:tcPr>
            <w:tcW w:w="0" w:type="auto"/>
            <w:vMerge/>
            <w:tcBorders>
              <w:left w:val="nil"/>
              <w:bottom w:val="single" w:sz="4" w:space="0" w:color="auto"/>
              <w:right w:val="nil"/>
            </w:tcBorders>
            <w:shd w:val="clear" w:color="auto" w:fill="auto"/>
            <w:noWrap/>
            <w:vAlign w:val="center"/>
            <w:hideMark/>
          </w:tcPr>
          <w:p w14:paraId="01952B29" w14:textId="77777777" w:rsidR="005F56C1" w:rsidRPr="00406C8F" w:rsidRDefault="005F56C1" w:rsidP="009029B7">
            <w:pPr>
              <w:jc w:val="center"/>
              <w:rPr>
                <w:color w:val="000000"/>
                <w:sz w:val="20"/>
                <w:szCs w:val="20"/>
              </w:rPr>
            </w:pPr>
          </w:p>
        </w:tc>
        <w:tc>
          <w:tcPr>
            <w:tcW w:w="0" w:type="auto"/>
            <w:tcBorders>
              <w:top w:val="nil"/>
              <w:left w:val="nil"/>
              <w:bottom w:val="single" w:sz="4" w:space="0" w:color="auto"/>
              <w:right w:val="nil"/>
            </w:tcBorders>
            <w:shd w:val="clear" w:color="auto" w:fill="auto"/>
            <w:noWrap/>
            <w:vAlign w:val="center"/>
            <w:hideMark/>
          </w:tcPr>
          <w:p w14:paraId="52A56709" w14:textId="77777777" w:rsidR="005F56C1" w:rsidRPr="00406C8F" w:rsidRDefault="005F56C1" w:rsidP="009029B7">
            <w:pPr>
              <w:jc w:val="center"/>
              <w:rPr>
                <w:color w:val="000000"/>
                <w:sz w:val="20"/>
                <w:szCs w:val="20"/>
              </w:rPr>
            </w:pPr>
            <w:r w:rsidRPr="00406C8F">
              <w:rPr>
                <w:color w:val="000000"/>
                <w:sz w:val="20"/>
                <w:szCs w:val="20"/>
              </w:rPr>
              <w:t>Arg</w:t>
            </w:r>
          </w:p>
        </w:tc>
        <w:tc>
          <w:tcPr>
            <w:tcW w:w="0" w:type="auto"/>
            <w:tcBorders>
              <w:top w:val="nil"/>
              <w:left w:val="nil"/>
              <w:bottom w:val="single" w:sz="4" w:space="0" w:color="auto"/>
              <w:right w:val="nil"/>
            </w:tcBorders>
            <w:shd w:val="clear" w:color="auto" w:fill="auto"/>
            <w:noWrap/>
            <w:vAlign w:val="center"/>
            <w:hideMark/>
          </w:tcPr>
          <w:p w14:paraId="2E6EA561" w14:textId="77777777" w:rsidR="005F56C1" w:rsidRPr="00406C8F" w:rsidRDefault="005F56C1" w:rsidP="009029B7">
            <w:pPr>
              <w:jc w:val="center"/>
              <w:rPr>
                <w:color w:val="000000"/>
                <w:sz w:val="20"/>
                <w:szCs w:val="20"/>
              </w:rPr>
            </w:pPr>
            <w:r>
              <w:rPr>
                <w:color w:val="000000"/>
                <w:sz w:val="20"/>
                <w:szCs w:val="20"/>
              </w:rPr>
              <w:t>628</w:t>
            </w:r>
          </w:p>
        </w:tc>
        <w:tc>
          <w:tcPr>
            <w:tcW w:w="0" w:type="auto"/>
            <w:tcBorders>
              <w:top w:val="nil"/>
              <w:left w:val="nil"/>
              <w:bottom w:val="single" w:sz="4" w:space="0" w:color="auto"/>
              <w:right w:val="nil"/>
            </w:tcBorders>
            <w:shd w:val="clear" w:color="auto" w:fill="auto"/>
            <w:noWrap/>
            <w:vAlign w:val="center"/>
            <w:hideMark/>
          </w:tcPr>
          <w:p w14:paraId="65CB48C3" w14:textId="77777777" w:rsidR="005F56C1" w:rsidRPr="00406C8F" w:rsidRDefault="005F56C1" w:rsidP="009029B7">
            <w:pPr>
              <w:jc w:val="center"/>
              <w:rPr>
                <w:color w:val="000000"/>
                <w:sz w:val="20"/>
                <w:szCs w:val="20"/>
              </w:rPr>
            </w:pPr>
            <w:r>
              <w:rPr>
                <w:color w:val="000000"/>
                <w:sz w:val="20"/>
                <w:szCs w:val="20"/>
              </w:rPr>
              <w:t>265</w:t>
            </w:r>
          </w:p>
        </w:tc>
        <w:tc>
          <w:tcPr>
            <w:tcW w:w="0" w:type="auto"/>
            <w:tcBorders>
              <w:top w:val="nil"/>
              <w:left w:val="nil"/>
              <w:bottom w:val="single" w:sz="4" w:space="0" w:color="auto"/>
              <w:right w:val="nil"/>
            </w:tcBorders>
            <w:shd w:val="clear" w:color="auto" w:fill="auto"/>
            <w:noWrap/>
            <w:vAlign w:val="center"/>
            <w:hideMark/>
          </w:tcPr>
          <w:p w14:paraId="42B34877" w14:textId="77777777" w:rsidR="005F56C1" w:rsidRPr="00406C8F" w:rsidRDefault="005F56C1" w:rsidP="009029B7">
            <w:pPr>
              <w:jc w:val="center"/>
              <w:rPr>
                <w:color w:val="000000"/>
                <w:sz w:val="20"/>
                <w:szCs w:val="20"/>
              </w:rPr>
            </w:pPr>
            <w:r>
              <w:rPr>
                <w:color w:val="000000"/>
                <w:sz w:val="20"/>
                <w:szCs w:val="20"/>
              </w:rPr>
              <w:t>363</w:t>
            </w:r>
          </w:p>
        </w:tc>
        <w:tc>
          <w:tcPr>
            <w:tcW w:w="0" w:type="auto"/>
            <w:tcBorders>
              <w:top w:val="nil"/>
              <w:left w:val="nil"/>
              <w:bottom w:val="single" w:sz="4" w:space="0" w:color="auto"/>
              <w:right w:val="nil"/>
            </w:tcBorders>
            <w:shd w:val="clear" w:color="auto" w:fill="auto"/>
            <w:noWrap/>
            <w:vAlign w:val="center"/>
            <w:hideMark/>
          </w:tcPr>
          <w:p w14:paraId="72EFDF16" w14:textId="77777777" w:rsidR="005F56C1" w:rsidRPr="00406C8F" w:rsidRDefault="005F56C1" w:rsidP="009029B7">
            <w:pPr>
              <w:jc w:val="center"/>
              <w:rPr>
                <w:color w:val="000000"/>
                <w:sz w:val="20"/>
                <w:szCs w:val="20"/>
              </w:rPr>
            </w:pPr>
            <w:r>
              <w:rPr>
                <w:color w:val="000000"/>
                <w:sz w:val="20"/>
                <w:szCs w:val="20"/>
              </w:rPr>
              <w:t xml:space="preserve">38.2 </w:t>
            </w:r>
            <w:r w:rsidRPr="00406C8F">
              <w:rPr>
                <w:color w:val="000000"/>
                <w:sz w:val="20"/>
                <w:szCs w:val="20"/>
              </w:rPr>
              <w:t>±</w:t>
            </w:r>
            <w:r>
              <w:rPr>
                <w:color w:val="000000"/>
                <w:sz w:val="20"/>
                <w:szCs w:val="20"/>
              </w:rPr>
              <w:t xml:space="preserve"> 4</w:t>
            </w:r>
          </w:p>
        </w:tc>
        <w:tc>
          <w:tcPr>
            <w:tcW w:w="0" w:type="auto"/>
            <w:tcBorders>
              <w:top w:val="nil"/>
              <w:left w:val="nil"/>
              <w:bottom w:val="single" w:sz="4" w:space="0" w:color="auto"/>
              <w:right w:val="nil"/>
            </w:tcBorders>
            <w:shd w:val="clear" w:color="auto" w:fill="auto"/>
            <w:noWrap/>
            <w:vAlign w:val="center"/>
            <w:hideMark/>
          </w:tcPr>
          <w:p w14:paraId="774E315F" w14:textId="77777777" w:rsidR="005F56C1" w:rsidRPr="00406C8F" w:rsidRDefault="005F56C1" w:rsidP="009029B7">
            <w:pPr>
              <w:jc w:val="center"/>
              <w:rPr>
                <w:color w:val="000000"/>
                <w:sz w:val="20"/>
                <w:szCs w:val="20"/>
              </w:rPr>
            </w:pPr>
            <w:r>
              <w:rPr>
                <w:color w:val="000000"/>
                <w:sz w:val="20"/>
                <w:szCs w:val="20"/>
              </w:rPr>
              <w:t xml:space="preserve">1,833.3 </w:t>
            </w:r>
            <w:r w:rsidRPr="00406C8F">
              <w:rPr>
                <w:color w:val="000000"/>
                <w:sz w:val="20"/>
                <w:szCs w:val="20"/>
              </w:rPr>
              <w:t>±</w:t>
            </w:r>
            <w:r>
              <w:rPr>
                <w:color w:val="000000"/>
                <w:sz w:val="20"/>
                <w:szCs w:val="20"/>
              </w:rPr>
              <w:t xml:space="preserve"> 639.4</w:t>
            </w:r>
          </w:p>
        </w:tc>
        <w:tc>
          <w:tcPr>
            <w:tcW w:w="0" w:type="auto"/>
            <w:tcBorders>
              <w:top w:val="nil"/>
              <w:left w:val="nil"/>
              <w:bottom w:val="single" w:sz="4" w:space="0" w:color="auto"/>
              <w:right w:val="nil"/>
            </w:tcBorders>
            <w:shd w:val="clear" w:color="auto" w:fill="auto"/>
            <w:noWrap/>
            <w:vAlign w:val="center"/>
            <w:hideMark/>
          </w:tcPr>
          <w:p w14:paraId="0DC8F663" w14:textId="77777777" w:rsidR="005F56C1" w:rsidRPr="00406C8F" w:rsidRDefault="005F56C1" w:rsidP="009029B7">
            <w:pPr>
              <w:jc w:val="center"/>
              <w:rPr>
                <w:color w:val="000000"/>
                <w:sz w:val="20"/>
                <w:szCs w:val="20"/>
              </w:rPr>
            </w:pPr>
            <w:r>
              <w:rPr>
                <w:color w:val="000000"/>
                <w:sz w:val="20"/>
                <w:szCs w:val="20"/>
              </w:rPr>
              <w:t xml:space="preserve">3.2 </w:t>
            </w:r>
            <w:r w:rsidRPr="00406C8F">
              <w:rPr>
                <w:color w:val="000000"/>
                <w:sz w:val="20"/>
                <w:szCs w:val="20"/>
              </w:rPr>
              <w:t>±</w:t>
            </w:r>
            <w:r>
              <w:rPr>
                <w:color w:val="000000"/>
                <w:sz w:val="20"/>
                <w:szCs w:val="20"/>
              </w:rPr>
              <w:t xml:space="preserve"> 0.4</w:t>
            </w:r>
          </w:p>
        </w:tc>
        <w:tc>
          <w:tcPr>
            <w:tcW w:w="0" w:type="auto"/>
            <w:tcBorders>
              <w:top w:val="nil"/>
              <w:left w:val="nil"/>
              <w:bottom w:val="single" w:sz="4" w:space="0" w:color="auto"/>
              <w:right w:val="nil"/>
            </w:tcBorders>
            <w:shd w:val="clear" w:color="auto" w:fill="auto"/>
            <w:noWrap/>
            <w:vAlign w:val="center"/>
            <w:hideMark/>
          </w:tcPr>
          <w:p w14:paraId="71A0E497" w14:textId="77777777" w:rsidR="005F56C1" w:rsidRPr="00406C8F" w:rsidRDefault="005F56C1" w:rsidP="009029B7">
            <w:pPr>
              <w:jc w:val="center"/>
              <w:rPr>
                <w:color w:val="000000"/>
                <w:sz w:val="20"/>
                <w:szCs w:val="20"/>
              </w:rPr>
            </w:pPr>
            <w:r>
              <w:rPr>
                <w:color w:val="000000"/>
                <w:sz w:val="20"/>
                <w:szCs w:val="20"/>
              </w:rPr>
              <w:t xml:space="preserve">54.9 </w:t>
            </w:r>
            <w:r w:rsidRPr="00406C8F">
              <w:rPr>
                <w:color w:val="000000"/>
                <w:sz w:val="20"/>
                <w:szCs w:val="20"/>
              </w:rPr>
              <w:t>±</w:t>
            </w:r>
            <w:r>
              <w:rPr>
                <w:color w:val="000000"/>
                <w:sz w:val="20"/>
                <w:szCs w:val="20"/>
              </w:rPr>
              <w:t xml:space="preserve"> 50.1</w:t>
            </w:r>
          </w:p>
        </w:tc>
        <w:tc>
          <w:tcPr>
            <w:tcW w:w="0" w:type="auto"/>
            <w:tcBorders>
              <w:top w:val="nil"/>
              <w:left w:val="nil"/>
              <w:bottom w:val="single" w:sz="4" w:space="0" w:color="auto"/>
              <w:right w:val="nil"/>
            </w:tcBorders>
            <w:shd w:val="clear" w:color="auto" w:fill="auto"/>
            <w:noWrap/>
            <w:vAlign w:val="center"/>
            <w:hideMark/>
          </w:tcPr>
          <w:p w14:paraId="446E70A3" w14:textId="77777777" w:rsidR="005F56C1" w:rsidRPr="00406C8F" w:rsidRDefault="005F56C1" w:rsidP="009029B7">
            <w:pPr>
              <w:jc w:val="center"/>
              <w:rPr>
                <w:color w:val="000000"/>
                <w:sz w:val="20"/>
                <w:szCs w:val="20"/>
              </w:rPr>
            </w:pPr>
            <w:r>
              <w:rPr>
                <w:color w:val="000000"/>
                <w:sz w:val="20"/>
                <w:szCs w:val="20"/>
              </w:rPr>
              <w:t xml:space="preserve">2.8 </w:t>
            </w:r>
            <w:r w:rsidRPr="00406C8F">
              <w:rPr>
                <w:color w:val="000000"/>
                <w:sz w:val="20"/>
                <w:szCs w:val="20"/>
              </w:rPr>
              <w:t>±</w:t>
            </w:r>
            <w:r>
              <w:rPr>
                <w:color w:val="000000"/>
                <w:sz w:val="20"/>
                <w:szCs w:val="20"/>
              </w:rPr>
              <w:t xml:space="preserve"> 2.3</w:t>
            </w:r>
          </w:p>
        </w:tc>
        <w:tc>
          <w:tcPr>
            <w:tcW w:w="0" w:type="auto"/>
            <w:tcBorders>
              <w:top w:val="nil"/>
              <w:left w:val="nil"/>
              <w:bottom w:val="single" w:sz="4" w:space="0" w:color="auto"/>
              <w:right w:val="nil"/>
            </w:tcBorders>
            <w:shd w:val="clear" w:color="auto" w:fill="auto"/>
            <w:noWrap/>
            <w:vAlign w:val="center"/>
            <w:hideMark/>
          </w:tcPr>
          <w:p w14:paraId="5BE3F9C0" w14:textId="77777777" w:rsidR="005F56C1" w:rsidRPr="00406C8F" w:rsidRDefault="005F56C1" w:rsidP="009029B7">
            <w:pPr>
              <w:jc w:val="center"/>
              <w:rPr>
                <w:color w:val="000000"/>
                <w:sz w:val="20"/>
                <w:szCs w:val="20"/>
              </w:rPr>
            </w:pPr>
            <w:r>
              <w:rPr>
                <w:color w:val="000000"/>
                <w:sz w:val="20"/>
                <w:szCs w:val="20"/>
              </w:rPr>
              <w:t>559</w:t>
            </w:r>
          </w:p>
        </w:tc>
      </w:tr>
    </w:tbl>
    <w:p w14:paraId="76732C11" w14:textId="3EE67F12" w:rsidR="00D03C06" w:rsidRDefault="00D03C06" w:rsidP="00D03C06">
      <w:pPr>
        <w:spacing w:before="100" w:beforeAutospacing="1" w:after="100" w:afterAutospacing="1" w:line="480" w:lineRule="auto"/>
      </w:pPr>
      <w:r>
        <w:t xml:space="preserve">Morphological traits (SVL and weight) did not </w:t>
      </w:r>
      <w:r w:rsidRPr="003B7369">
        <w:t>significant</w:t>
      </w:r>
      <w:r>
        <w:t>ly</w:t>
      </w:r>
      <w:r w:rsidRPr="003B7369">
        <w:t xml:space="preserve"> </w:t>
      </w:r>
      <w:r>
        <w:t>vary</w:t>
      </w:r>
      <w:r w:rsidRPr="003B7369">
        <w:t xml:space="preserve"> between </w:t>
      </w:r>
      <w:r>
        <w:t>sexes in tegus captured in South Florida</w:t>
      </w:r>
      <w:r w:rsidRPr="003B7369">
        <w:t xml:space="preserve"> (SVL p</w:t>
      </w:r>
      <w:r>
        <w:t xml:space="preserve">-value </w:t>
      </w:r>
      <w:r w:rsidRPr="003B7369">
        <w:t>=</w:t>
      </w:r>
      <w:r>
        <w:t xml:space="preserve"> </w:t>
      </w:r>
      <w:r w:rsidRPr="003B7369">
        <w:t xml:space="preserve">0.36 total </w:t>
      </w:r>
      <w:r>
        <w:t>weight</w:t>
      </w:r>
      <w:r w:rsidRPr="003B7369">
        <w:t xml:space="preserve"> p</w:t>
      </w:r>
      <w:r>
        <w:t>-value</w:t>
      </w:r>
      <w:r w:rsidRPr="003B7369">
        <w:t xml:space="preserve"> = 0.28)</w:t>
      </w:r>
      <w:r>
        <w:t xml:space="preserve"> but it did in Argentina (p-value = 0.000), having larger and heavier males (38.7 </w:t>
      </w:r>
      <w:r w:rsidRPr="003B7369">
        <w:t>±</w:t>
      </w:r>
      <w:r>
        <w:t xml:space="preserve"> 4.4 cm SVL and 1,928.5 </w:t>
      </w:r>
      <w:r w:rsidRPr="003B7369">
        <w:t>±</w:t>
      </w:r>
      <w:r>
        <w:t xml:space="preserve"> 694.3 g) than females (37.4 </w:t>
      </w:r>
      <w:r w:rsidRPr="003B7369">
        <w:t>±</w:t>
      </w:r>
      <w:r>
        <w:t xml:space="preserve"> 3.1 cm SVL and 1,702.8 </w:t>
      </w:r>
      <w:r w:rsidRPr="003B7369">
        <w:t>±</w:t>
      </w:r>
      <w:r>
        <w:t xml:space="preserve"> 500.4 g)</w:t>
      </w:r>
      <w:r w:rsidRPr="003B7369">
        <w:t xml:space="preserve">. </w:t>
      </w:r>
      <w:r>
        <w:t>Nonetheless, f</w:t>
      </w:r>
      <w:r w:rsidRPr="003B7369">
        <w:t xml:space="preserve">emales </w:t>
      </w:r>
      <w:r>
        <w:t>in both South Florida (</w:t>
      </w:r>
      <w:r w:rsidRPr="003B7369">
        <w:t>1.</w:t>
      </w:r>
      <w:r>
        <w:t>3</w:t>
      </w:r>
      <w:r w:rsidRPr="003B7369">
        <w:t xml:space="preserve"> ± 1.3%</w:t>
      </w:r>
      <w:r>
        <w:t xml:space="preserve">) and Argentina </w:t>
      </w:r>
      <w:r w:rsidRPr="003B7369">
        <w:t>(</w:t>
      </w:r>
      <w:r>
        <w:t xml:space="preserve">4.1 </w:t>
      </w:r>
      <w:r w:rsidRPr="003B7369">
        <w:t>±</w:t>
      </w:r>
      <w:r>
        <w:t xml:space="preserve"> 2.6%)</w:t>
      </w:r>
      <w:r w:rsidRPr="003B7369">
        <w:t xml:space="preserve"> had </w:t>
      </w:r>
      <w:r>
        <w:t>significantly larger</w:t>
      </w:r>
      <w:r w:rsidRPr="003B7369">
        <w:t xml:space="preserve"> fat </w:t>
      </w:r>
      <w:r>
        <w:t>reserves (</w:t>
      </w:r>
      <w:r w:rsidRPr="003B7369">
        <w:t>p</w:t>
      </w:r>
      <w:r>
        <w:t>-value</w:t>
      </w:r>
      <w:r w:rsidRPr="003B7369">
        <w:t xml:space="preserve"> = 0.000</w:t>
      </w:r>
      <w:r>
        <w:t xml:space="preserve">) </w:t>
      </w:r>
      <w:r w:rsidRPr="003B7369">
        <w:t>than males (1.</w:t>
      </w:r>
      <w:r>
        <w:t>1</w:t>
      </w:r>
      <w:r w:rsidRPr="003B7369">
        <w:t xml:space="preserve"> ± 1.</w:t>
      </w:r>
      <w:r>
        <w:t>5</w:t>
      </w:r>
      <w:r w:rsidRPr="003B7369">
        <w:t xml:space="preserve">% and </w:t>
      </w:r>
      <w:r>
        <w:t xml:space="preserve">2.1 </w:t>
      </w:r>
      <w:r w:rsidRPr="003B7369">
        <w:t>±</w:t>
      </w:r>
      <w:r>
        <w:t xml:space="preserve"> 1.7%, respectively</w:t>
      </w:r>
      <w:r w:rsidRPr="003B7369">
        <w:t xml:space="preserve">). </w:t>
      </w:r>
    </w:p>
    <w:p w14:paraId="6D4E4EEA" w14:textId="4AFAD53B" w:rsidR="00F63D0C" w:rsidRDefault="005F56C1" w:rsidP="0050162B">
      <w:pPr>
        <w:spacing w:before="100" w:beforeAutospacing="1" w:after="100" w:afterAutospacing="1" w:line="480" w:lineRule="auto"/>
      </w:pPr>
      <w:r>
        <w:rPr>
          <w:noProof/>
        </w:rPr>
        <w:lastRenderedPageBreak/>
        <w:drawing>
          <wp:inline distT="0" distB="0" distL="0" distR="0" wp14:anchorId="5AC64810" wp14:editId="006D9B65">
            <wp:extent cx="5947410" cy="4460875"/>
            <wp:effectExtent l="0" t="0" r="0" b="0"/>
            <wp:docPr id="253435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44F2AA2C" w14:textId="5CA4C543" w:rsidR="00F07383" w:rsidRPr="007D27FD" w:rsidRDefault="00F07383" w:rsidP="0050162B">
      <w:pPr>
        <w:spacing w:before="100" w:beforeAutospacing="1" w:after="100" w:afterAutospacing="1" w:line="480" w:lineRule="auto"/>
        <w:rPr>
          <w:i/>
          <w:iCs/>
        </w:rPr>
      </w:pPr>
      <w:r w:rsidRPr="007D27FD">
        <w:rPr>
          <w:b/>
          <w:bCs/>
          <w:i/>
          <w:iCs/>
        </w:rPr>
        <w:t>Figure 2.</w:t>
      </w:r>
      <w:r w:rsidR="00282400" w:rsidRPr="007D27FD">
        <w:rPr>
          <w:i/>
          <w:iCs/>
        </w:rPr>
        <w:t xml:space="preserve"> Percentage of fat o</w:t>
      </w:r>
      <w:r w:rsidR="00111312" w:rsidRPr="007D27FD">
        <w:rPr>
          <w:i/>
          <w:iCs/>
        </w:rPr>
        <w:t>n Argentine and black</w:t>
      </w:r>
      <w:r w:rsidR="00282400" w:rsidRPr="007D27FD">
        <w:rPr>
          <w:i/>
          <w:iCs/>
        </w:rPr>
        <w:t xml:space="preserve"> tegus captured in the native (Argentina) and non-native (South Florida) range </w:t>
      </w:r>
      <w:r w:rsidR="00025D2E" w:rsidRPr="007D27FD">
        <w:rPr>
          <w:i/>
          <w:iCs/>
        </w:rPr>
        <w:t xml:space="preserve">by month. Notice that </w:t>
      </w:r>
      <w:r w:rsidR="00A4796C" w:rsidRPr="007D27FD">
        <w:rPr>
          <w:i/>
          <w:iCs/>
        </w:rPr>
        <w:t xml:space="preserve">although there were not large adults </w:t>
      </w:r>
      <w:r w:rsidR="005A19BE" w:rsidRPr="007D27FD">
        <w:rPr>
          <w:i/>
          <w:iCs/>
        </w:rPr>
        <w:t>necropsied</w:t>
      </w:r>
      <w:r w:rsidR="00A4796C" w:rsidRPr="007D27FD">
        <w:rPr>
          <w:i/>
          <w:iCs/>
        </w:rPr>
        <w:t xml:space="preserve"> in Argentina, the fat reserves of late juveniles-early adults </w:t>
      </w:r>
      <w:r w:rsidR="007E55DE" w:rsidRPr="007D27FD">
        <w:rPr>
          <w:i/>
          <w:iCs/>
        </w:rPr>
        <w:t>were</w:t>
      </w:r>
      <w:r w:rsidR="00A4796C" w:rsidRPr="007D27FD">
        <w:rPr>
          <w:i/>
          <w:iCs/>
        </w:rPr>
        <w:t xml:space="preserve"> </w:t>
      </w:r>
      <w:r w:rsidR="005A19BE" w:rsidRPr="007D27FD">
        <w:rPr>
          <w:i/>
          <w:iCs/>
        </w:rPr>
        <w:t>overall larger than in South Florida.</w:t>
      </w:r>
    </w:p>
    <w:p w14:paraId="77BDF5C2" w14:textId="2EEE24CA" w:rsidR="0074167F" w:rsidRDefault="0067702E" w:rsidP="00063E37">
      <w:pPr>
        <w:spacing w:before="100" w:beforeAutospacing="1" w:after="100" w:afterAutospacing="1" w:line="480" w:lineRule="auto"/>
      </w:pPr>
      <w:r>
        <w:t>Fulton’s K</w:t>
      </w:r>
      <w:r w:rsidR="00F90596">
        <w:t xml:space="preserve"> analysis </w:t>
      </w:r>
      <w:r>
        <w:t xml:space="preserve">showed that overall </w:t>
      </w:r>
      <w:r w:rsidR="00C27EFE">
        <w:t xml:space="preserve">late </w:t>
      </w:r>
      <w:r w:rsidR="00E55E95">
        <w:t xml:space="preserve">juvenile-early adult tegus </w:t>
      </w:r>
      <w:r w:rsidR="00EF0DB3">
        <w:t xml:space="preserve">from South Florida had better body condition than tegus from this size class captured in Argentina </w:t>
      </w:r>
      <w:r w:rsidR="00BF0FEE">
        <w:t xml:space="preserve">with a significant marginal difference (p-value = 0.05), However, </w:t>
      </w:r>
      <w:r w:rsidR="00614429">
        <w:t xml:space="preserve">there were no differences in body condition </w:t>
      </w:r>
      <w:r w:rsidR="00FA0F5F">
        <w:t xml:space="preserve">in </w:t>
      </w:r>
      <w:r w:rsidR="00E55E95">
        <w:t xml:space="preserve">large adult </w:t>
      </w:r>
      <w:r>
        <w:t xml:space="preserve">tegus from the native </w:t>
      </w:r>
      <w:r w:rsidR="00FA0F5F">
        <w:t xml:space="preserve">and non-native </w:t>
      </w:r>
      <w:r>
        <w:t xml:space="preserve">range </w:t>
      </w:r>
      <w:r w:rsidR="00FA0F5F">
        <w:t xml:space="preserve">(p-value = </w:t>
      </w:r>
      <w:r w:rsidR="00B23256">
        <w:t>0.2</w:t>
      </w:r>
      <w:r w:rsidR="00E55E95">
        <w:t>)</w:t>
      </w:r>
      <w:r w:rsidR="00485F9F">
        <w:t xml:space="preserve">. </w:t>
      </w:r>
      <w:r w:rsidR="00AE39AD">
        <w:t xml:space="preserve">Overall, </w:t>
      </w:r>
      <w:r w:rsidR="00017141">
        <w:t xml:space="preserve">smaller tegus had lower body condition </w:t>
      </w:r>
      <w:r w:rsidR="00BD1750">
        <w:t>compared to larger tegus in both native and non-native range</w:t>
      </w:r>
      <w:r w:rsidR="00627F81">
        <w:t xml:space="preserve"> ranging from </w:t>
      </w:r>
      <w:r w:rsidR="00627F81">
        <w:lastRenderedPageBreak/>
        <w:t xml:space="preserve">2.9 to 3.2 in South Florida and 2.7 to </w:t>
      </w:r>
      <w:r w:rsidR="00253E2F">
        <w:t>3.2 in Argentina (</w:t>
      </w:r>
      <w:r w:rsidR="00253E2F" w:rsidRPr="00253E2F">
        <w:rPr>
          <w:highlight w:val="green"/>
        </w:rPr>
        <w:t>Table 1</w:t>
      </w:r>
      <w:r w:rsidR="00253E2F">
        <w:t>).</w:t>
      </w:r>
      <w:r w:rsidR="00B962F3">
        <w:t xml:space="preserve"> W</w:t>
      </w:r>
      <w:r w:rsidR="00DF286C">
        <w:t xml:space="preserve">e found no significant differences in body condition of tegus captured </w:t>
      </w:r>
      <w:r w:rsidR="005B4F3D">
        <w:t xml:space="preserve">in Argentina and South Florida by month </w:t>
      </w:r>
      <w:r w:rsidR="00341639">
        <w:t xml:space="preserve">specifically in </w:t>
      </w:r>
      <w:r w:rsidR="000A5F44">
        <w:t>February</w:t>
      </w:r>
      <w:r w:rsidR="00341639">
        <w:t xml:space="preserve"> (p-value = 0.3)</w:t>
      </w:r>
      <w:r w:rsidR="000A5F44">
        <w:t>, March</w:t>
      </w:r>
      <w:r w:rsidR="00341639">
        <w:t xml:space="preserve"> (p-value = 0.8)</w:t>
      </w:r>
      <w:r w:rsidR="000A5F44">
        <w:t>, September</w:t>
      </w:r>
      <w:r w:rsidR="00341639">
        <w:t xml:space="preserve"> (p-value = 0.4)</w:t>
      </w:r>
      <w:r w:rsidR="000A5F44">
        <w:t xml:space="preserve">, and October </w:t>
      </w:r>
      <w:r w:rsidR="00147E27">
        <w:t>(</w:t>
      </w:r>
      <w:r w:rsidR="00341639">
        <w:t xml:space="preserve">p-value = 0.1) </w:t>
      </w:r>
      <w:r w:rsidR="00EA54FF">
        <w:t>as these were the</w:t>
      </w:r>
      <w:r w:rsidR="00341639">
        <w:t xml:space="preserve"> only months wh</w:t>
      </w:r>
      <w:r w:rsidR="00EA54FF">
        <w:t xml:space="preserve">en </w:t>
      </w:r>
      <w:r w:rsidR="00341639">
        <w:t>captures overlapped (</w:t>
      </w:r>
      <w:r w:rsidR="00147E27" w:rsidRPr="00147E27">
        <w:rPr>
          <w:highlight w:val="green"/>
        </w:rPr>
        <w:t xml:space="preserve">Figure </w:t>
      </w:r>
      <w:r w:rsidR="007E55DE">
        <w:rPr>
          <w:highlight w:val="green"/>
        </w:rPr>
        <w:t>3</w:t>
      </w:r>
      <w:r w:rsidR="00147E27">
        <w:t>).</w:t>
      </w:r>
    </w:p>
    <w:p w14:paraId="6708B243" w14:textId="62399A9A" w:rsidR="00AA23A6" w:rsidRDefault="00301CDF" w:rsidP="00063E37">
      <w:pPr>
        <w:spacing w:before="100" w:beforeAutospacing="1" w:after="100" w:afterAutospacing="1" w:line="480" w:lineRule="auto"/>
      </w:pPr>
      <w:r>
        <w:rPr>
          <w:noProof/>
        </w:rPr>
        <w:drawing>
          <wp:inline distT="0" distB="0" distL="0" distR="0" wp14:anchorId="01BD801D" wp14:editId="080BA35C">
            <wp:extent cx="5947410" cy="4460875"/>
            <wp:effectExtent l="0" t="0" r="0" b="0"/>
            <wp:docPr id="951560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7410" cy="4460875"/>
                    </a:xfrm>
                    <a:prstGeom prst="rect">
                      <a:avLst/>
                    </a:prstGeom>
                    <a:noFill/>
                    <a:ln>
                      <a:noFill/>
                    </a:ln>
                  </pic:spPr>
                </pic:pic>
              </a:graphicData>
            </a:graphic>
          </wp:inline>
        </w:drawing>
      </w:r>
    </w:p>
    <w:p w14:paraId="1BE0D3A1" w14:textId="4E26E2E6" w:rsidR="00AA23A6" w:rsidRDefault="00AA23A6" w:rsidP="00063E37">
      <w:pPr>
        <w:spacing w:before="100" w:beforeAutospacing="1" w:after="100" w:afterAutospacing="1" w:line="480" w:lineRule="auto"/>
        <w:rPr>
          <w:i/>
          <w:iCs/>
        </w:rPr>
      </w:pPr>
      <w:r w:rsidRPr="00177DCA">
        <w:rPr>
          <w:b/>
          <w:bCs/>
          <w:i/>
          <w:iCs/>
        </w:rPr>
        <w:t xml:space="preserve">Figure </w:t>
      </w:r>
      <w:r w:rsidR="007E55DE" w:rsidRPr="00177DCA">
        <w:rPr>
          <w:b/>
          <w:bCs/>
          <w:i/>
          <w:iCs/>
        </w:rPr>
        <w:t>3</w:t>
      </w:r>
      <w:r w:rsidRPr="00177DCA">
        <w:rPr>
          <w:b/>
          <w:bCs/>
          <w:i/>
          <w:iCs/>
        </w:rPr>
        <w:t>.</w:t>
      </w:r>
      <w:r w:rsidR="00177DCA">
        <w:rPr>
          <w:i/>
          <w:iCs/>
        </w:rPr>
        <w:t xml:space="preserve"> </w:t>
      </w:r>
      <w:r w:rsidR="00C01FD9">
        <w:rPr>
          <w:i/>
          <w:iCs/>
        </w:rPr>
        <w:t>Fulton’s K</w:t>
      </w:r>
      <w:r w:rsidR="00177DCA" w:rsidRPr="007D27FD">
        <w:rPr>
          <w:i/>
          <w:iCs/>
        </w:rPr>
        <w:t xml:space="preserve"> on Argentine and black tegus captured in the native (Argentina) and non-native (South Florida) range by month. </w:t>
      </w:r>
      <w:r w:rsidR="00B730C3">
        <w:rPr>
          <w:i/>
          <w:iCs/>
        </w:rPr>
        <w:t xml:space="preserve">Note </w:t>
      </w:r>
      <w:r w:rsidR="00E84C09">
        <w:rPr>
          <w:i/>
          <w:iCs/>
        </w:rPr>
        <w:t xml:space="preserve">that although </w:t>
      </w:r>
      <w:r w:rsidR="00580203">
        <w:rPr>
          <w:i/>
          <w:iCs/>
        </w:rPr>
        <w:t xml:space="preserve">most of the median Fulton’s K </w:t>
      </w:r>
      <w:r w:rsidR="00832AEA">
        <w:rPr>
          <w:i/>
          <w:iCs/>
        </w:rPr>
        <w:t xml:space="preserve">in both Argentina and South </w:t>
      </w:r>
      <w:r w:rsidR="00284A4C">
        <w:rPr>
          <w:i/>
          <w:iCs/>
        </w:rPr>
        <w:t>Florida</w:t>
      </w:r>
      <w:r w:rsidR="00832AEA">
        <w:rPr>
          <w:i/>
          <w:iCs/>
        </w:rPr>
        <w:t xml:space="preserve"> is between 3.0 and 3.5, tegus in the native range can get </w:t>
      </w:r>
      <w:r w:rsidR="00284A4C">
        <w:rPr>
          <w:i/>
          <w:iCs/>
        </w:rPr>
        <w:t>much higher score</w:t>
      </w:r>
      <w:r w:rsidR="00964309">
        <w:rPr>
          <w:i/>
          <w:iCs/>
        </w:rPr>
        <w:t>s</w:t>
      </w:r>
      <w:r w:rsidR="00284A4C">
        <w:rPr>
          <w:i/>
          <w:iCs/>
        </w:rPr>
        <w:t xml:space="preserve"> than in the non-native range, showing that although tegus in South Florida are not </w:t>
      </w:r>
      <w:r w:rsidR="00865D6F">
        <w:rPr>
          <w:i/>
          <w:iCs/>
        </w:rPr>
        <w:t>having a bad time</w:t>
      </w:r>
      <w:r w:rsidR="00964309">
        <w:rPr>
          <w:i/>
          <w:iCs/>
        </w:rPr>
        <w:t>,</w:t>
      </w:r>
      <w:r w:rsidR="00865D6F">
        <w:rPr>
          <w:i/>
          <w:iCs/>
        </w:rPr>
        <w:t xml:space="preserve"> they still do not reach the </w:t>
      </w:r>
      <w:r w:rsidR="00964309">
        <w:rPr>
          <w:i/>
          <w:iCs/>
        </w:rPr>
        <w:t xml:space="preserve">maximum </w:t>
      </w:r>
      <w:r w:rsidR="00865D6F">
        <w:rPr>
          <w:i/>
          <w:iCs/>
        </w:rPr>
        <w:t>values from the native range</w:t>
      </w:r>
      <w:r w:rsidR="00177DCA" w:rsidRPr="007D27FD">
        <w:rPr>
          <w:i/>
          <w:iCs/>
        </w:rPr>
        <w:t>.</w:t>
      </w:r>
    </w:p>
    <w:p w14:paraId="41D38E14" w14:textId="77777777" w:rsidR="0074167F" w:rsidRPr="003B7369" w:rsidRDefault="0074167F" w:rsidP="0074167F">
      <w:pPr>
        <w:spacing w:before="100" w:beforeAutospacing="1" w:after="100" w:afterAutospacing="1" w:line="480" w:lineRule="auto"/>
        <w:rPr>
          <w:i/>
          <w:iCs/>
        </w:rPr>
      </w:pPr>
      <w:r>
        <w:rPr>
          <w:i/>
          <w:iCs/>
        </w:rPr>
        <w:lastRenderedPageBreak/>
        <w:t>Factors influencing body condition in the non-native range</w:t>
      </w:r>
    </w:p>
    <w:p w14:paraId="6BFE7180" w14:textId="77777777" w:rsidR="0074167F" w:rsidRDefault="0074167F" w:rsidP="0074167F">
      <w:pPr>
        <w:spacing w:before="100" w:beforeAutospacing="1" w:after="100" w:afterAutospacing="1" w:line="480" w:lineRule="auto"/>
      </w:pPr>
      <w:r w:rsidRPr="00C03CFE">
        <w:t xml:space="preserve">Variable selection analysis showed that </w:t>
      </w:r>
      <w:r>
        <w:t xml:space="preserve">most of the </w:t>
      </w:r>
      <w:r w:rsidRPr="00C03CFE">
        <w:t>variables were important (performed better than random) for body condition (</w:t>
      </w:r>
      <w:r>
        <w:t>Fulton’s K</w:t>
      </w:r>
      <w:r w:rsidRPr="00C03CFE">
        <w:t xml:space="preserve">) except for </w:t>
      </w:r>
      <w:r>
        <w:t xml:space="preserve">Habitat type and sex </w:t>
      </w:r>
      <w:r w:rsidRPr="00C03CFE">
        <w:t xml:space="preserve">(Z-score = </w:t>
      </w:r>
      <w:r>
        <w:t>-</w:t>
      </w:r>
      <w:r w:rsidRPr="00C03CFE">
        <w:t>0.</w:t>
      </w:r>
      <w:r>
        <w:t>29</w:t>
      </w:r>
      <w:r w:rsidRPr="00C03CFE">
        <w:t xml:space="preserve"> and </w:t>
      </w:r>
      <w:r>
        <w:t>-0.05</w:t>
      </w:r>
      <w:r w:rsidRPr="00C03CFE">
        <w:t>, respectively). The most important variable</w:t>
      </w:r>
      <w:r>
        <w:t xml:space="preserve"> </w:t>
      </w:r>
      <w:r w:rsidRPr="00C03CFE">
        <w:t xml:space="preserve">was </w:t>
      </w:r>
      <w:r>
        <w:t>percent of fat</w:t>
      </w:r>
      <w:r w:rsidRPr="00C03CFE">
        <w:t xml:space="preserve"> (Z-score = </w:t>
      </w:r>
      <w:r>
        <w:t>42.6</w:t>
      </w:r>
      <w:r w:rsidRPr="00C03CFE">
        <w:t xml:space="preserve">) </w:t>
      </w:r>
      <w:r>
        <w:t>followed by Julian day (</w:t>
      </w:r>
      <w:r w:rsidRPr="00C03CFE">
        <w:t xml:space="preserve">Z-score = </w:t>
      </w:r>
      <w:r>
        <w:t>11.5), minimum and maximum temperature (</w:t>
      </w:r>
      <w:r w:rsidRPr="00C03CFE">
        <w:t xml:space="preserve">Z-score = </w:t>
      </w:r>
      <w:r>
        <w:t>7.9 and 6.9), year (</w:t>
      </w:r>
      <w:r w:rsidRPr="00C03CFE">
        <w:t xml:space="preserve">Z-score = </w:t>
      </w:r>
      <w:r>
        <w:t xml:space="preserve">6.7), mean temperature and rainfall </w:t>
      </w:r>
      <w:r w:rsidRPr="00C03CFE">
        <w:t xml:space="preserve">(Z-score = </w:t>
      </w:r>
      <w:r>
        <w:t>6.5, each</w:t>
      </w:r>
      <w:r w:rsidRPr="00C03CFE">
        <w:t xml:space="preserve">). </w:t>
      </w:r>
    </w:p>
    <w:p w14:paraId="2DACE5AF" w14:textId="77777777" w:rsidR="0074167F" w:rsidRDefault="0074167F" w:rsidP="0074167F">
      <w:pPr>
        <w:spacing w:before="100" w:beforeAutospacing="1" w:after="100" w:afterAutospacing="1" w:line="480" w:lineRule="auto"/>
      </w:pPr>
      <w:r w:rsidRPr="00C03CFE">
        <w:t>Generalized additive mixed models (</w:t>
      </w:r>
      <w:r>
        <w:t>Gaussian</w:t>
      </w:r>
      <w:r w:rsidRPr="00C03CFE">
        <w:t xml:space="preserve"> distribution </w:t>
      </w:r>
      <w:r>
        <w:t>identity</w:t>
      </w:r>
      <w:r w:rsidRPr="00C03CFE">
        <w:t xml:space="preserve"> link</w:t>
      </w:r>
      <w:r>
        <w:t>, deviance explained by the model 37.3%</w:t>
      </w:r>
      <w:r w:rsidRPr="00C03CFE">
        <w:t xml:space="preserve">) showed very strong to moderate evidence of </w:t>
      </w:r>
      <w:r>
        <w:t xml:space="preserve">Julian day, minimum temperature, and percent of fat </w:t>
      </w:r>
      <w:r w:rsidRPr="00C03CFE">
        <w:t xml:space="preserve">individually affecting </w:t>
      </w:r>
      <w:r>
        <w:t>tegu</w:t>
      </w:r>
      <w:r w:rsidRPr="00C03CFE">
        <w:t xml:space="preserve"> body condition</w:t>
      </w:r>
      <w:r>
        <w:t xml:space="preserve"> in South Florida (</w:t>
      </w:r>
      <w:r w:rsidRPr="007A3D7A">
        <w:rPr>
          <w:highlight w:val="green"/>
        </w:rPr>
        <w:t>Figure 4</w:t>
      </w:r>
      <w:r>
        <w:t>)</w:t>
      </w:r>
      <w:r w:rsidRPr="00C03CFE">
        <w:t xml:space="preserve">. The direction and magnitude of univariate effects varied </w:t>
      </w:r>
      <w:r>
        <w:t>from</w:t>
      </w:r>
      <w:r w:rsidRPr="00C03CFE">
        <w:t xml:space="preserve"> linear positive relationship </w:t>
      </w:r>
      <w:r>
        <w:t>(minimum temperature)</w:t>
      </w:r>
      <w:r w:rsidRPr="00C03CFE">
        <w:t xml:space="preserve"> impacting body condition up to 0.</w:t>
      </w:r>
      <w:r>
        <w:t>3</w:t>
      </w:r>
      <w:r w:rsidRPr="00C03CFE">
        <w:t xml:space="preserve"> units </w:t>
      </w:r>
      <w:r>
        <w:t>to</w:t>
      </w:r>
      <w:r w:rsidRPr="00C03CFE">
        <w:t xml:space="preserve"> </w:t>
      </w:r>
      <w:r>
        <w:t>negative (Julian day) and positive (percent of fat) monomodal</w:t>
      </w:r>
      <w:r w:rsidRPr="00C03CFE">
        <w:t xml:space="preserve"> relationships impacting body condition up to 0.</w:t>
      </w:r>
      <w:r>
        <w:t>4 and 0.1</w:t>
      </w:r>
      <w:r w:rsidRPr="00C03CFE">
        <w:t xml:space="preserve"> units</w:t>
      </w:r>
      <w:r>
        <w:t xml:space="preserve">, respectively. </w:t>
      </w:r>
      <w:r w:rsidRPr="00C03CFE">
        <w:t xml:space="preserve">However, </w:t>
      </w:r>
      <w:r>
        <w:t>when factored by year other variables such as rainfall (mainly in 2015 and 2018), mean temperature (mainly in 2015 and 2016), and maximum temperature (mainly in 2015) had also an effect on tegu’s body condition</w:t>
      </w:r>
      <w:r w:rsidRPr="00C03CFE">
        <w:t xml:space="preserve">. </w:t>
      </w:r>
      <w:r>
        <w:t>From those, mean temperature had the largest impact on tegu body condition dropping values up to 0.3 units when increase from 20 to 26</w:t>
      </w:r>
      <w:r w:rsidRPr="00127A76">
        <w:t>°</w:t>
      </w:r>
      <w:r>
        <w:t xml:space="preserve"> C in 2015. </w:t>
      </w:r>
    </w:p>
    <w:p w14:paraId="75478156" w14:textId="1C6BE83E" w:rsidR="0074167F" w:rsidRDefault="0074167F" w:rsidP="0074167F">
      <w:pPr>
        <w:spacing w:before="100" w:beforeAutospacing="1" w:after="100" w:afterAutospacing="1" w:line="480" w:lineRule="auto"/>
      </w:pPr>
      <w:r w:rsidRPr="00C03CFE">
        <w:t xml:space="preserve">Bivariate interactions showed </w:t>
      </w:r>
      <w:r>
        <w:t>only rainfall weakly</w:t>
      </w:r>
      <w:r w:rsidRPr="00C03CFE">
        <w:t xml:space="preserve"> affecting body condition when combined with the </w:t>
      </w:r>
      <w:r>
        <w:t>percent</w:t>
      </w:r>
      <w:del w:id="17" w:author="Frank J. Mazzotti" w:date="2024-10-15T14:54:00Z" w16du:dateUtc="2024-10-15T18:54:00Z">
        <w:r w:rsidDel="0037755F">
          <w:delText xml:space="preserve"> of</w:delText>
        </w:r>
      </w:del>
      <w:r>
        <w:t xml:space="preserve"> fat with high rainfall values (around 30 cm monthly) and percent</w:t>
      </w:r>
      <w:del w:id="18" w:author="Frank J. Mazzotti" w:date="2024-10-15T14:54:00Z" w16du:dateUtc="2024-10-15T18:54:00Z">
        <w:r w:rsidDel="0020716A">
          <w:delText xml:space="preserve"> of</w:delText>
        </w:r>
      </w:del>
      <w:r>
        <w:t xml:space="preserve"> fat values around 5% </w:t>
      </w:r>
      <w:r w:rsidRPr="00C03CFE">
        <w:t>provid</w:t>
      </w:r>
      <w:r>
        <w:t>ing</w:t>
      </w:r>
      <w:r w:rsidRPr="00C03CFE">
        <w:t xml:space="preserve"> an increase in body condition values of up to 0.</w:t>
      </w:r>
      <w:r>
        <w:t>0</w:t>
      </w:r>
      <w:r w:rsidRPr="00C03CFE">
        <w:t>4 units.</w:t>
      </w:r>
      <w:r>
        <w:t xml:space="preserve"> Finally, all habitat types showed strong positive linear effect on tegu body condition having an impact of body condition up to 0.3 units except of fresh forested wetland where we got an impact of 0. </w:t>
      </w:r>
    </w:p>
    <w:p w14:paraId="27218784" w14:textId="7BCE0078" w:rsidR="00BD0CC3" w:rsidRDefault="00820246" w:rsidP="00063E37">
      <w:pPr>
        <w:spacing w:before="100" w:beforeAutospacing="1" w:after="100" w:afterAutospacing="1" w:line="480" w:lineRule="auto"/>
      </w:pPr>
      <w:r>
        <w:rPr>
          <w:noProof/>
        </w:rPr>
        <w:lastRenderedPageBreak/>
        <w:drawing>
          <wp:inline distT="0" distB="0" distL="0" distR="0" wp14:anchorId="55BC3A6C" wp14:editId="28F4F282">
            <wp:extent cx="5947410" cy="5947410"/>
            <wp:effectExtent l="0" t="0" r="0" b="0"/>
            <wp:docPr id="1052943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465B51B4" w14:textId="0241F5BF" w:rsidR="00261E48" w:rsidRPr="0074167F" w:rsidRDefault="00BD0CC3" w:rsidP="00261E48">
      <w:pPr>
        <w:spacing w:before="100" w:beforeAutospacing="1" w:after="100" w:afterAutospacing="1" w:line="480" w:lineRule="auto"/>
        <w:rPr>
          <w:i/>
          <w:iCs/>
        </w:rPr>
      </w:pPr>
      <w:r w:rsidRPr="0074167F">
        <w:rPr>
          <w:b/>
          <w:bCs/>
          <w:i/>
          <w:iCs/>
        </w:rPr>
        <w:t>Figure 4.</w:t>
      </w:r>
      <w:r w:rsidR="00261E48" w:rsidRPr="0074167F">
        <w:rPr>
          <w:i/>
          <w:iCs/>
        </w:rPr>
        <w:t xml:space="preserve"> Univariate</w:t>
      </w:r>
      <w:r w:rsidR="00564A88" w:rsidRPr="0074167F">
        <w:rPr>
          <w:i/>
          <w:iCs/>
        </w:rPr>
        <w:t xml:space="preserve"> and </w:t>
      </w:r>
      <w:r w:rsidR="00A47B0B" w:rsidRPr="0074167F">
        <w:rPr>
          <w:i/>
          <w:iCs/>
        </w:rPr>
        <w:t>bivariate</w:t>
      </w:r>
      <w:r w:rsidR="00564A88" w:rsidRPr="0074167F">
        <w:rPr>
          <w:i/>
          <w:iCs/>
        </w:rPr>
        <w:t xml:space="preserve"> </w:t>
      </w:r>
      <w:r w:rsidR="00261E48" w:rsidRPr="0074167F">
        <w:rPr>
          <w:i/>
          <w:iCs/>
        </w:rPr>
        <w:t xml:space="preserve">partial effects (all predictors are kept fixed at the mean value except for the variable of interest) of predictors that showed at least weak evidence of an effect on Argentine and black tegu body condition in South Florida. Notice how variables such </w:t>
      </w:r>
      <w:r w:rsidR="0038763D" w:rsidRPr="0074167F">
        <w:rPr>
          <w:i/>
          <w:iCs/>
        </w:rPr>
        <w:t>Julian day and percent of fat</w:t>
      </w:r>
      <w:r w:rsidR="00261E48" w:rsidRPr="0074167F">
        <w:rPr>
          <w:i/>
          <w:iCs/>
        </w:rPr>
        <w:t xml:space="preserve"> has the largest </w:t>
      </w:r>
      <w:r w:rsidR="0038763D" w:rsidRPr="0074167F">
        <w:rPr>
          <w:i/>
          <w:iCs/>
        </w:rPr>
        <w:t xml:space="preserve">impact (change in magnitude) in body condition </w:t>
      </w:r>
      <w:r w:rsidR="00261E48" w:rsidRPr="0074167F">
        <w:rPr>
          <w:i/>
          <w:iCs/>
        </w:rPr>
        <w:t xml:space="preserve">and </w:t>
      </w:r>
      <w:r w:rsidR="00A47B0B" w:rsidRPr="0074167F">
        <w:rPr>
          <w:i/>
          <w:iCs/>
        </w:rPr>
        <w:t xml:space="preserve">predictors such as Maximum temperature the </w:t>
      </w:r>
      <w:r w:rsidR="00261E48" w:rsidRPr="0074167F">
        <w:rPr>
          <w:i/>
          <w:iCs/>
        </w:rPr>
        <w:t>lowest.</w:t>
      </w:r>
      <w:r w:rsidR="00A47B0B" w:rsidRPr="0074167F">
        <w:rPr>
          <w:i/>
          <w:iCs/>
        </w:rPr>
        <w:t xml:space="preserve"> </w:t>
      </w:r>
    </w:p>
    <w:bookmarkEnd w:id="15"/>
    <w:p w14:paraId="21E910FB" w14:textId="1E6D0FDA" w:rsidR="00410F15" w:rsidRPr="002C1FE7" w:rsidRDefault="00161C86" w:rsidP="003E3741">
      <w:pPr>
        <w:spacing w:before="100" w:beforeAutospacing="1" w:after="100" w:afterAutospacing="1" w:line="480" w:lineRule="auto"/>
        <w:rPr>
          <w:b/>
          <w:bCs/>
        </w:rPr>
      </w:pPr>
      <w:r w:rsidRPr="002C1FE7">
        <w:rPr>
          <w:b/>
          <w:bCs/>
        </w:rPr>
        <w:lastRenderedPageBreak/>
        <w:t>Discussion</w:t>
      </w:r>
    </w:p>
    <w:p w14:paraId="71A44713" w14:textId="2CCE3BF1" w:rsidR="00410F15" w:rsidRPr="003B7369" w:rsidRDefault="00161C86" w:rsidP="003E3741">
      <w:pPr>
        <w:spacing w:before="100" w:beforeAutospacing="1" w:after="100" w:afterAutospacing="1" w:line="480" w:lineRule="auto"/>
      </w:pPr>
      <w:r w:rsidRPr="003B7369">
        <w:t>Fulton’s K Analysis</w:t>
      </w:r>
    </w:p>
    <w:p w14:paraId="469DAF78" w14:textId="3C2409FD" w:rsidR="00161C86" w:rsidRPr="003B7369" w:rsidRDefault="00D35CAD" w:rsidP="00063E37">
      <w:pPr>
        <w:spacing w:before="100" w:beforeAutospacing="1" w:after="100" w:afterAutospacing="1" w:line="480" w:lineRule="auto"/>
      </w:pPr>
      <w:r w:rsidRPr="003B7369">
        <w:t>We</w:t>
      </w:r>
      <w:r w:rsidR="00161C86" w:rsidRPr="003B7369">
        <w:t xml:space="preserve"> investigate</w:t>
      </w:r>
      <w:r w:rsidRPr="003B7369">
        <w:t>d</w:t>
      </w:r>
      <w:r w:rsidR="00161C86" w:rsidRPr="003B7369">
        <w:t xml:space="preserve"> tegu body condition, and how selected variables influenced the variation of body condition. </w:t>
      </w:r>
      <w:r w:rsidR="00C3382F" w:rsidRPr="003B7369">
        <w:t xml:space="preserve">Although </w:t>
      </w:r>
      <w:r w:rsidR="00161C86" w:rsidRPr="003B7369">
        <w:t>the slope assumption of Fulton's index was violated (slope = 3.0)</w:t>
      </w:r>
      <w:bookmarkStart w:id="19" w:name="_Hlk162872074"/>
      <w:r w:rsidR="00F24450" w:rsidRPr="003B7369">
        <w:t>,</w:t>
      </w:r>
      <w:r w:rsidR="0027118F" w:rsidRPr="003B7369">
        <w:t xml:space="preserve"> t</w:t>
      </w:r>
      <w:r w:rsidR="00161C86" w:rsidRPr="003B7369">
        <w:t xml:space="preserve">he slope </w:t>
      </w:r>
      <w:r w:rsidR="00410F15" w:rsidRPr="003B7369">
        <w:t xml:space="preserve">values for each size group were close to 3.0, and overlapped with this value for hatchlings and early juveniles (slope = 3.04 ± 0.04), and large adults (slope = 2.96 ± 0.09). Large juvenile and reproductive adult tegus did not overlap with 3.0 but were very close with a slope of 3.08 ± 0.03. </w:t>
      </w:r>
      <w:bookmarkEnd w:id="19"/>
      <w:r w:rsidR="00410F15" w:rsidRPr="003B7369">
        <w:t>T</w:t>
      </w:r>
      <w:r w:rsidR="00161C86" w:rsidRPr="003B7369">
        <w:t xml:space="preserve">he mean </w:t>
      </w:r>
      <w:r w:rsidR="00AB2936" w:rsidRPr="003B7369">
        <w:t xml:space="preserve">SVL </w:t>
      </w:r>
      <w:r w:rsidR="00161C86" w:rsidRPr="003B7369">
        <w:t xml:space="preserve">of these groups </w:t>
      </w:r>
      <w:r w:rsidR="00410F15" w:rsidRPr="003B7369">
        <w:t>is</w:t>
      </w:r>
      <w:r w:rsidR="00161C86" w:rsidRPr="003B7369">
        <w:t xml:space="preserve"> not the same which can </w:t>
      </w:r>
      <w:r w:rsidR="00410F15" w:rsidRPr="003B7369">
        <w:t xml:space="preserve">also </w:t>
      </w:r>
      <w:r w:rsidR="00161C86" w:rsidRPr="003B7369">
        <w:t xml:space="preserve">lead to size biasing </w:t>
      </w:r>
      <w:r w:rsidR="00AB2936" w:rsidRPr="003B7369">
        <w:t>of</w:t>
      </w:r>
      <w:r w:rsidR="00161C86" w:rsidRPr="003B7369">
        <w:t xml:space="preserve"> Fulton’s </w:t>
      </w:r>
      <w:r w:rsidR="00AC6DBF" w:rsidRPr="003B7369">
        <w:t>K</w:t>
      </w:r>
      <w:ins w:id="20" w:author="Frank J. Mazzotti" w:date="2024-10-16T14:42:00Z" w16du:dateUtc="2024-10-16T18:42:00Z">
        <w:r w:rsidR="00A05013">
          <w:t>,</w:t>
        </w:r>
      </w:ins>
      <w:r w:rsidR="00161C86" w:rsidRPr="003B7369">
        <w:t xml:space="preserve"> Other statistical assumptions including normality and homoscedasticity were also violated. Future research focusing on the effects of these violations on comparisons should be done to understand how flexible those could be.</w:t>
      </w:r>
      <w:r w:rsidR="00221DC9" w:rsidRPr="003B7369">
        <w:t xml:space="preserve">  </w:t>
      </w:r>
    </w:p>
    <w:p w14:paraId="46E6BE39" w14:textId="60DE00B8" w:rsidR="00AB2936" w:rsidRPr="003B7369" w:rsidRDefault="00161C86" w:rsidP="00063E37">
      <w:pPr>
        <w:spacing w:before="100" w:beforeAutospacing="1" w:after="100" w:afterAutospacing="1" w:line="480" w:lineRule="auto"/>
      </w:pPr>
      <w:r w:rsidRPr="003B7369">
        <w:t>Body condition was similar between male and female tegus across all groups, likely due to Fulton’s Index being calculated using mass and length which were not significantly different between male and female tegus (</w:t>
      </w:r>
      <w:r w:rsidRPr="003B7369">
        <w:rPr>
          <w:highlight w:val="yellow"/>
        </w:rPr>
        <w:t xml:space="preserve">Table </w:t>
      </w:r>
      <w:r w:rsidR="00F67296" w:rsidRPr="003B7369">
        <w:t>3</w:t>
      </w:r>
      <w:r w:rsidRPr="003B7369">
        <w:t>). Females were seen to have larger fat mass and higher percentages of fat than males, which likely reflects reproductive requirements and the importance of fat reserves for egg production</w:t>
      </w:r>
      <w:ins w:id="21" w:author="Frank J. Mazzotti" w:date="2024-10-15T16:13:00Z" w16du:dateUtc="2024-10-15T20:13:00Z">
        <w:r w:rsidR="00004E71">
          <w:t xml:space="preserve"> (</w:t>
        </w:r>
      </w:ins>
      <w:ins w:id="22" w:author="Frank J. Mazzotti" w:date="2024-10-17T21:44:00Z" w16du:dateUtc="2024-10-18T01:44:00Z">
        <w:r w:rsidR="007E6847">
          <w:t>Meshaka et al. 2019</w:t>
        </w:r>
      </w:ins>
      <w:ins w:id="23" w:author="Frank J. Mazzotti" w:date="2024-10-15T16:13:00Z" w16du:dateUtc="2024-10-15T20:13:00Z">
        <w:r w:rsidR="00004E71">
          <w:t>)</w:t>
        </w:r>
      </w:ins>
      <w:r w:rsidRPr="003B7369">
        <w:t>. Lower levels of fat observed in male tegus may indicate a contribution of other tissues (e.g. muscle) to male body condition</w:t>
      </w:r>
      <w:ins w:id="24" w:author="Frank J. Mazzotti" w:date="2024-10-15T16:13:00Z" w16du:dateUtc="2024-10-15T20:13:00Z">
        <w:r w:rsidR="0042148B">
          <w:t xml:space="preserve"> (</w:t>
        </w:r>
      </w:ins>
      <w:ins w:id="25" w:author="Frank J. Mazzotti" w:date="2024-10-16T14:16:00Z" w16du:dateUtc="2024-10-16T18:16:00Z">
        <w:r w:rsidR="00971FC7" w:rsidRPr="003B7369">
          <w:t>Price 2017, Souza et al. 2004</w:t>
        </w:r>
      </w:ins>
      <w:ins w:id="26" w:author="Frank J. Mazzotti" w:date="2024-10-15T16:13:00Z" w16du:dateUtc="2024-10-15T20:13:00Z">
        <w:r w:rsidR="0042148B">
          <w:t>)</w:t>
        </w:r>
      </w:ins>
      <w:r w:rsidR="00AB2936" w:rsidRPr="003B7369">
        <w:t xml:space="preserve">. Tegus </w:t>
      </w:r>
      <w:r w:rsidRPr="003B7369">
        <w:t>were of high</w:t>
      </w:r>
      <w:r w:rsidR="00AB2936" w:rsidRPr="003B7369">
        <w:t>est</w:t>
      </w:r>
      <w:r w:rsidRPr="003B7369">
        <w:t xml:space="preserve"> body condition just before brumation</w:t>
      </w:r>
      <w:r w:rsidR="00AB2936" w:rsidRPr="003B7369">
        <w:t xml:space="preserve"> </w:t>
      </w:r>
      <w:del w:id="27" w:author="Frank J. Mazzotti" w:date="2024-10-15T16:14:00Z" w16du:dateUtc="2024-10-15T20:14:00Z">
        <w:r w:rsidR="00AB2936" w:rsidRPr="003B7369" w:rsidDel="0042148B">
          <w:delText>and also</w:delText>
        </w:r>
      </w:del>
      <w:ins w:id="28" w:author="Frank J. Mazzotti" w:date="2024-10-15T16:14:00Z" w16du:dateUtc="2024-10-15T20:14:00Z">
        <w:r w:rsidR="0042148B" w:rsidRPr="003B7369">
          <w:t>and</w:t>
        </w:r>
      </w:ins>
      <w:r w:rsidR="00AB2936" w:rsidRPr="003B7369">
        <w:t xml:space="preserve"> had highest fat mass and percent fat during this period of time as well. Fat mass, percent fat, and body condition were highest just before tegu brumation (September and October captures)</w:t>
      </w:r>
      <w:ins w:id="29" w:author="Frank J. Mazzotti" w:date="2024-10-15T16:14:00Z" w16du:dateUtc="2024-10-15T20:14:00Z">
        <w:r w:rsidR="00055A54">
          <w:t xml:space="preserve"> (see Meshaka </w:t>
        </w:r>
      </w:ins>
      <w:ins w:id="30" w:author="Frank J. Mazzotti" w:date="2024-10-16T14:16:00Z" w16du:dateUtc="2024-10-16T18:16:00Z">
        <w:r w:rsidR="004D7ECA">
          <w:t xml:space="preserve">et al. </w:t>
        </w:r>
      </w:ins>
      <w:ins w:id="31" w:author="Frank J. Mazzotti" w:date="2024-10-16T14:00:00Z" w16du:dateUtc="2024-10-16T18:00:00Z">
        <w:r w:rsidR="00886836">
          <w:t>2019</w:t>
        </w:r>
      </w:ins>
      <w:ins w:id="32" w:author="Frank J. Mazzotti" w:date="2024-10-15T16:14:00Z" w16du:dateUtc="2024-10-15T20:14:00Z">
        <w:r w:rsidR="00055A54">
          <w:t>)</w:t>
        </w:r>
      </w:ins>
      <w:r w:rsidR="00AB2936" w:rsidRPr="003B7369">
        <w:t xml:space="preserve">, except for in large adult tegus where body condition was equivalent to tegus captured just after emergence in February. For hatchlings and early juveniles </w:t>
      </w:r>
      <w:r w:rsidR="00AB2936" w:rsidRPr="003B7369">
        <w:lastRenderedPageBreak/>
        <w:t>fat mass, percent fat, and body condition were lowest in June when new hatchlings were just emerging from nests, and in late juveniles, reproductive adults, and large adults these metrics were lowest in May-June during peak reproductive activity</w:t>
      </w:r>
      <w:ins w:id="33" w:author="Frank J. Mazzotti" w:date="2024-10-15T16:15:00Z" w16du:dateUtc="2024-10-15T20:15:00Z">
        <w:r w:rsidR="00831891">
          <w:t xml:space="preserve"> </w:t>
        </w:r>
        <w:r w:rsidR="00524ABB">
          <w:t>(</w:t>
        </w:r>
      </w:ins>
      <w:ins w:id="34" w:author="Frank J. Mazzotti" w:date="2024-10-15T16:16:00Z" w16du:dateUtc="2024-10-15T20:16:00Z">
        <w:r w:rsidR="00524ABB">
          <w:t>Meshaka</w:t>
        </w:r>
      </w:ins>
      <w:ins w:id="35" w:author="Frank J. Mazzotti" w:date="2024-10-16T14:17:00Z" w16du:dateUtc="2024-10-16T18:17:00Z">
        <w:r w:rsidR="009B0147">
          <w:t xml:space="preserve"> et al.</w:t>
        </w:r>
      </w:ins>
      <w:ins w:id="36" w:author="Frank J. Mazzotti" w:date="2024-10-15T16:16:00Z" w16du:dateUtc="2024-10-15T20:16:00Z">
        <w:r w:rsidR="00524ABB">
          <w:t xml:space="preserve"> </w:t>
        </w:r>
      </w:ins>
      <w:ins w:id="37" w:author="Frank J. Mazzotti" w:date="2024-10-16T14:02:00Z" w16du:dateUtc="2024-10-16T18:02:00Z">
        <w:r w:rsidR="00865F19">
          <w:t>2019</w:t>
        </w:r>
      </w:ins>
      <w:ins w:id="38" w:author="Frank J. Mazzotti" w:date="2024-10-15T16:16:00Z" w16du:dateUtc="2024-10-15T20:16:00Z">
        <w:r w:rsidR="00524ABB">
          <w:t>)</w:t>
        </w:r>
      </w:ins>
      <w:r w:rsidR="00AB2936" w:rsidRPr="003B7369">
        <w:t xml:space="preserve">. </w:t>
      </w:r>
    </w:p>
    <w:p w14:paraId="34C87EB5" w14:textId="753EC33D" w:rsidR="00655731" w:rsidRPr="003B7369" w:rsidRDefault="00161C86" w:rsidP="003E3741">
      <w:pPr>
        <w:spacing w:before="100" w:beforeAutospacing="1" w:after="100" w:afterAutospacing="1" w:line="480" w:lineRule="auto"/>
      </w:pPr>
      <w:r w:rsidRPr="003B7369">
        <w:t xml:space="preserve">Currylow et al. (2021) demonstrated that tegus with higher body condition brumated sooner, for longer periods of time, and maintained higher fat store than tegus with lower body condition scores in South Florida. Similarly, Fitzgerald et al. (1999) reported that larger individuals disappeared from trap arrays during cooler months, meanwhile smaller individuals remained active during those months across the native range. This appears similar to </w:t>
      </w:r>
      <w:r w:rsidR="00E23FF1" w:rsidRPr="003B7369">
        <w:t xml:space="preserve">our </w:t>
      </w:r>
      <w:r w:rsidRPr="003B7369">
        <w:t>findings, with large adult tegus disappearing from traps after September and maintaining higher percentages of fat stores than smaller tegus (</w:t>
      </w:r>
      <w:r w:rsidRPr="003B7369">
        <w:rPr>
          <w:highlight w:val="yellow"/>
        </w:rPr>
        <w:t xml:space="preserve">Figure </w:t>
      </w:r>
      <w:r w:rsidR="00BE6434" w:rsidRPr="003B7369">
        <w:t>3</w:t>
      </w:r>
      <w:r w:rsidRPr="003B7369">
        <w:t xml:space="preserve">). Brumation length was similar amongst size classes, except </w:t>
      </w:r>
      <w:r w:rsidR="00AB2936" w:rsidRPr="003B7369">
        <w:t>for hatchling and early juvenile tegus</w:t>
      </w:r>
      <w:r w:rsidRPr="003B7369">
        <w:rPr>
          <w:color w:val="FF0000"/>
        </w:rPr>
        <w:t xml:space="preserve"> </w:t>
      </w:r>
      <w:r w:rsidRPr="003B7369">
        <w:t>which remain in brumation for approximately one month longer than larger tegus. Lizard body size has previously been linked to activity patterns and habitat selection (Asplund 1974, Fitzgerald</w:t>
      </w:r>
      <w:r w:rsidR="008429F1" w:rsidRPr="003B7369">
        <w:t xml:space="preserve"> et al.</w:t>
      </w:r>
      <w:r w:rsidRPr="003B7369">
        <w:t xml:space="preserve"> 1999). In their native range tegu activity is influenced by seasonal changes in temperature, a characteristic that is not as strong in South Florida. It is possible that time of brumation is related to photoperiod or metabolic capabilities, rather than temperature. Identifying trends in behavior and activity can assist in targeting reproductively active individuals for removal.</w:t>
      </w:r>
    </w:p>
    <w:p w14:paraId="69861C43" w14:textId="1886A054" w:rsidR="00410F15" w:rsidRPr="003B7369" w:rsidRDefault="00161C86" w:rsidP="003E3741">
      <w:pPr>
        <w:spacing w:before="100" w:beforeAutospacing="1" w:after="100" w:afterAutospacing="1" w:line="480" w:lineRule="auto"/>
      </w:pPr>
      <w:r w:rsidRPr="003B7369">
        <w:t>Variables Influencing Body Condition</w:t>
      </w:r>
    </w:p>
    <w:p w14:paraId="7F867599" w14:textId="2739DA26" w:rsidR="007A6B3F" w:rsidRPr="003B7369" w:rsidRDefault="00063B1E" w:rsidP="00063E37">
      <w:pPr>
        <w:spacing w:before="100" w:beforeAutospacing="1" w:after="100" w:afterAutospacing="1" w:line="480" w:lineRule="auto"/>
      </w:pPr>
      <w:r w:rsidRPr="003B7369">
        <w:t xml:space="preserve">Our </w:t>
      </w:r>
      <w:r w:rsidR="007A6B3F" w:rsidRPr="003B7369">
        <w:t xml:space="preserve">results suggest variables that influence tegu body condition may vary depending upon reproductive </w:t>
      </w:r>
      <w:r w:rsidR="00BD54CC" w:rsidRPr="003B7369">
        <w:t>status</w:t>
      </w:r>
      <w:r w:rsidR="007A6B3F" w:rsidRPr="003B7369">
        <w:t xml:space="preserve"> and movement behaviors. It is possible that other variables </w:t>
      </w:r>
      <w:r w:rsidR="00BD54CC" w:rsidRPr="003B7369">
        <w:t xml:space="preserve">also </w:t>
      </w:r>
      <w:r w:rsidR="007A6B3F" w:rsidRPr="003B7369">
        <w:t xml:space="preserve">are influential on body condition of tegus in this group such as metabolism, resource availability, size of established home range, movement, and reproductive efforts. Lizard body size has been </w:t>
      </w:r>
      <w:r w:rsidR="007A6B3F" w:rsidRPr="003B7369">
        <w:lastRenderedPageBreak/>
        <w:t>related to movement (Asplund 1974) so it is possible that variables related to resource availability and movement may be most influential to Juvenile-large adult tegu body condition, which was mostly explained by temporal and environmental variables.</w:t>
      </w:r>
    </w:p>
    <w:p w14:paraId="5587A82C" w14:textId="76857A83" w:rsidR="00DB3E7F" w:rsidRPr="003B7369" w:rsidRDefault="007A6B3F" w:rsidP="00063E37">
      <w:pPr>
        <w:spacing w:before="100" w:beforeAutospacing="1" w:after="100" w:afterAutospacing="1" w:line="480" w:lineRule="auto"/>
      </w:pPr>
      <w:r w:rsidRPr="003B7369">
        <w:t>Our best model including all variables explained up to 15% of the variation found in body condition of juvenile and reproductive adult tegus, and 7% of the variation found in body condition of large adult tegus (Table 2-7). For late juveniles and reproductive adults, as the distance from the US-1/424th street underpass (UP) increased, body condition also increased which may be an impact of lower competition considering that distance from UP has been found to be negatively correlated with trap success (Cole et al. 2020), or access to better resources. The months May, June, and July correlate with the time frame when reproductively active tegus are finishing up breeding season and likely laying nests (May; Meshaka et al. 2019, Pernas et al. 2012), followed by a period of foraging to replenish fat stores prior to brumation.</w:t>
      </w:r>
      <w:r w:rsidR="00DB3E7F" w:rsidRPr="003B7369">
        <w:t xml:space="preserve"> </w:t>
      </w:r>
    </w:p>
    <w:p w14:paraId="1A8CB8E4" w14:textId="77777777" w:rsidR="00161C86" w:rsidRPr="003B7369" w:rsidRDefault="00161C86" w:rsidP="00063E37">
      <w:pPr>
        <w:spacing w:before="100" w:beforeAutospacing="1" w:after="100" w:afterAutospacing="1" w:line="480" w:lineRule="auto"/>
      </w:pPr>
      <w:r w:rsidRPr="003B7369">
        <w:t>It is possible that variables not considered in this study such as width of dry habitat along canals and distance from canal may increase performance of the models. For tegus trapped in 2019, distance from canal and habitat width were shown to have a positive impact on capture per unit effort (CPUE), while distance from US-1 (distance from UP in this study) and distance from building (distance from JDC in this study) were seen to have a negative impact on CPUE (Cole et al. 2020). This study did not consider habitat width or distance from canal as possible predictor variables, which may provide further explanation of tegu body condition.</w:t>
      </w:r>
    </w:p>
    <w:p w14:paraId="239DC1EB" w14:textId="510EFAA6" w:rsidR="00161C86" w:rsidRPr="003B7369" w:rsidRDefault="00161C86" w:rsidP="00063E37">
      <w:pPr>
        <w:spacing w:before="100" w:beforeAutospacing="1" w:after="100" w:afterAutospacing="1" w:line="480" w:lineRule="auto"/>
      </w:pPr>
      <w:r w:rsidRPr="003B7369">
        <w:t xml:space="preserve">Tegus included in this study were not trapped randomly. Trap locations were selected and clustered based on trap performance, with more traps placed in locations where trap success was higher. Trapping of tegus may target individuals within the tegu population that are displaying </w:t>
      </w:r>
      <w:r w:rsidRPr="003B7369">
        <w:lastRenderedPageBreak/>
        <w:t>riskier foraging behavior, possibly related to lower fitness (Tyrrell et al. 2009, Christy et al. 2010, Goossens et al. 2020). Studies of foraging behavior in brown tree snakes and mammals have reported individuals with lower body condition, or those who may be experiencing pressure due to lack of resources, may be more inclined to engage in riskier foraging behavior (Tyrrell et al. 2009, Christy et al. 2010). This does not appear to be the case for tegus included in this study, which seem to be of a uniformly healthy body condition with Fulton’s K values ranging from 2.1</w:t>
      </w:r>
      <w:r w:rsidR="00AB2936" w:rsidRPr="003B7369">
        <w:t>8</w:t>
      </w:r>
      <w:r w:rsidRPr="003B7369">
        <w:t xml:space="preserve"> – 3.95 with a mean of 3.06 ± 0.33. For instance, nine tegus trapped had Fulton’s K values of 3.9, 2 standard deviations above the mean Fulton’s value for large adult tegus and at the higher end of overall Fulton’s values for this population. It appears that tegus are entering traps despite appearing to be of healthy body condition.</w:t>
      </w:r>
    </w:p>
    <w:p w14:paraId="76252BF6" w14:textId="3E4FF427" w:rsidR="00161C86" w:rsidRPr="003B7369" w:rsidRDefault="00161C86" w:rsidP="00063E37">
      <w:pPr>
        <w:spacing w:before="100" w:beforeAutospacing="1" w:after="100" w:afterAutospacing="1" w:line="480" w:lineRule="auto"/>
      </w:pPr>
      <w:r w:rsidRPr="003B7369">
        <w:t>It is possible that other measures, such as scaled fat or residual fat, to quantify actual body condition may be more appropriate to reduce association with body length</w:t>
      </w:r>
      <w:r w:rsidR="00A0607C" w:rsidRPr="003B7369">
        <w:t xml:space="preserve"> (Falk et al. 2017)</w:t>
      </w:r>
      <w:r w:rsidRPr="003B7369">
        <w:t xml:space="preserve">. Other factors to be considered are that celomic body fat stores may not be representative of total fat stores. Fat stores, particularly celomic fat stores, are depleted heavily as eggs are formed in female tegus (Meshaka et al. 2019). Body fat can be stored elsewhere including in muscle, liver and tail (Price 2017, Souza et al. 2004). </w:t>
      </w:r>
      <w:r w:rsidR="00DF04FE" w:rsidRPr="003B7369">
        <w:t xml:space="preserve">We </w:t>
      </w:r>
      <w:r w:rsidRPr="003B7369">
        <w:t xml:space="preserve">did not investigate the contribution of muscle, water, or other sources of matter to overall tegu body condition. The contribution of other tissue to body condition can be seen when comparing native and Florida tegu body condition relative to measure of actual fat and percent fat. The body condition of Florida tegus was found to be just as good as tegus captured in the native range, however, native tegus were shown to be larger, heavier, and fatter (Table 2-5). Other tissue and fat stores may contribute more to Florida tegu body condition than in native tegus, and that the same is true when comparing the body condition of male and female tegus in the Florida population. Future research should address the </w:t>
      </w:r>
      <w:r w:rsidRPr="003B7369">
        <w:lastRenderedPageBreak/>
        <w:t>contribution of other fat stores and sources of body mass including contribution of reproductive cycle and stomach content to tegu body condition, as well as other measure of true body condition including residual fat, scaled fat, and dried fat weights.</w:t>
      </w:r>
    </w:p>
    <w:p w14:paraId="3969D64E" w14:textId="1403E4C5" w:rsidR="00655731" w:rsidRPr="003B7369" w:rsidRDefault="00161C86" w:rsidP="003E3741">
      <w:pPr>
        <w:spacing w:before="100" w:beforeAutospacing="1" w:after="100" w:afterAutospacing="1" w:line="480" w:lineRule="auto"/>
      </w:pPr>
      <w:r w:rsidRPr="003B7369">
        <w:t>Tegus are a successful invasive species, particularly in South Florida, and populations exist throughout the state and in other southern states</w:t>
      </w:r>
      <w:ins w:id="39" w:author="Frank J. Mazzotti" w:date="2024-10-15T16:50:00Z" w16du:dateUtc="2024-10-15T20:50:00Z">
        <w:r w:rsidR="00E52CF3">
          <w:t xml:space="preserve"> (</w:t>
        </w:r>
      </w:ins>
      <w:ins w:id="40" w:author="Frank J. Mazzotti" w:date="2024-10-16T14:41:00Z" w16du:dateUtc="2024-10-16T18:41:00Z">
        <w:r w:rsidR="00715969">
          <w:t xml:space="preserve">Enge 2019, </w:t>
        </w:r>
      </w:ins>
      <w:ins w:id="41" w:author="Frank J. Mazzotti" w:date="2024-10-16T14:27:00Z" w16du:dateUtc="2024-10-16T18:27:00Z">
        <w:r w:rsidR="007B4731">
          <w:t>Haro et al. 2020</w:t>
        </w:r>
        <w:r w:rsidR="00F53203">
          <w:t xml:space="preserve">, </w:t>
        </w:r>
      </w:ins>
      <w:ins w:id="42" w:author="Frank J. Mazzotti" w:date="2024-10-16T14:23:00Z" w16du:dateUtc="2024-10-16T18:23:00Z">
        <w:r w:rsidR="00A44F33">
          <w:t>Quinn et al. 2022</w:t>
        </w:r>
      </w:ins>
      <w:ins w:id="43" w:author="Frank J. Mazzotti" w:date="2024-10-15T16:50:00Z" w16du:dateUtc="2024-10-15T20:50:00Z">
        <w:r w:rsidR="00E52CF3">
          <w:t>)</w:t>
        </w:r>
      </w:ins>
      <w:r w:rsidRPr="003B7369">
        <w:t>. Tegus do not face harsh winters or extreme weather in South Florida compared to those witnessed</w:t>
      </w:r>
      <w:r w:rsidR="007A6B3F" w:rsidRPr="003B7369">
        <w:t xml:space="preserve"> </w:t>
      </w:r>
      <w:r w:rsidRPr="003B7369">
        <w:t xml:space="preserve">in more northern counties and states. The body condition of tegus in South Florida may provide an indication of what “ideal” invasive tegu body condition looks like in optimal conditions. </w:t>
      </w:r>
      <w:ins w:id="44" w:author="Frank J. Mazzotti" w:date="2024-10-15T16:50:00Z" w16du:dateUtc="2024-10-15T20:50:00Z">
        <w:r w:rsidR="00BC37B5">
          <w:t>We</w:t>
        </w:r>
      </w:ins>
      <w:del w:id="45" w:author="Frank J. Mazzotti" w:date="2024-10-15T16:50:00Z" w16du:dateUtc="2024-10-15T20:50:00Z">
        <w:r w:rsidRPr="003B7369" w:rsidDel="00BC37B5">
          <w:delText>I</w:delText>
        </w:r>
      </w:del>
      <w:r w:rsidRPr="003B7369">
        <w:t xml:space="preserve"> would expect tegu body condition to decrease as tegus face cooler temperatures and drier environments. Body condition relates to reproductive success and dispersal, which can be relevant when assessing invasions in other parts of the state and country. Future research on the body condition of tegus should be considered to provide further insight and understanding of how tegus are responding physically to varying habitats, season, and environmental differences throughout their invasive and native range. </w:t>
      </w:r>
    </w:p>
    <w:p w14:paraId="3BFEB48A" w14:textId="0394BA6E" w:rsidR="00161C86" w:rsidRPr="00063E37" w:rsidRDefault="00161C86" w:rsidP="003E3741">
      <w:pPr>
        <w:spacing w:before="100" w:beforeAutospacing="1" w:after="100" w:afterAutospacing="1" w:line="480" w:lineRule="auto"/>
        <w:rPr>
          <w:b/>
          <w:bCs/>
        </w:rPr>
      </w:pPr>
      <w:r w:rsidRPr="00063E37">
        <w:rPr>
          <w:b/>
          <w:bCs/>
        </w:rPr>
        <w:t>Acknowledgements</w:t>
      </w:r>
    </w:p>
    <w:p w14:paraId="7BC0D0DE" w14:textId="2F19DCB8" w:rsidR="0087215C" w:rsidRPr="003B7369" w:rsidRDefault="0087215C" w:rsidP="003E3741">
      <w:pPr>
        <w:spacing w:before="100" w:beforeAutospacing="1" w:after="100" w:afterAutospacing="1" w:line="480" w:lineRule="auto"/>
      </w:pPr>
    </w:p>
    <w:p w14:paraId="0E35534B" w14:textId="6F15BCD5" w:rsidR="0087215C" w:rsidRPr="003B7369" w:rsidRDefault="0087215C" w:rsidP="003E3741">
      <w:pPr>
        <w:spacing w:before="100" w:beforeAutospacing="1" w:after="100" w:afterAutospacing="1" w:line="480" w:lineRule="auto"/>
        <w:rPr>
          <w:b/>
          <w:bCs/>
        </w:rPr>
      </w:pPr>
      <w:r w:rsidRPr="003B7369">
        <w:rPr>
          <w:b/>
          <w:bCs/>
        </w:rPr>
        <w:t>Literature Cited</w:t>
      </w:r>
    </w:p>
    <w:p w14:paraId="6D45C656" w14:textId="77777777" w:rsidR="00B74B92" w:rsidRPr="003B7369" w:rsidRDefault="00B74B92"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Amo, L., López, P., &amp; Martín, J. (2007) Habitat deterioration affects body condition of lizards: A behavioral approach with Iberolacerta cyreni lizards inhabiting ski resorts. Biological Conservation, 135(1), 77-85. https://doi.org/10.1016/J.BIOCON.2006.09.020 </w:t>
      </w:r>
    </w:p>
    <w:p w14:paraId="6651A2EB" w14:textId="18EF19E3" w:rsidR="004A58AD" w:rsidRPr="003B7369" w:rsidRDefault="004A58AD"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Anderson, G. B., Bell, M. L., &amp; Peng, R. D. (2013) Methods to calculate the heat index as an exposure metric in environmental health research. Environmental health perspectives, 121(10), 1111-1119</w:t>
      </w:r>
    </w:p>
    <w:p w14:paraId="2D049FBA" w14:textId="77777777" w:rsidR="00CB1C2E" w:rsidRPr="003B7369" w:rsidRDefault="00CB1C2E" w:rsidP="003E3741">
      <w:pPr>
        <w:spacing w:before="100" w:beforeAutospacing="1" w:after="100" w:afterAutospacing="1" w:line="480" w:lineRule="auto"/>
        <w:rPr>
          <w:color w:val="222222"/>
          <w:shd w:val="clear" w:color="auto" w:fill="FFFFFF"/>
        </w:rPr>
      </w:pPr>
      <w:r w:rsidRPr="003B7369">
        <w:rPr>
          <w:color w:val="222222"/>
          <w:shd w:val="clear" w:color="auto" w:fill="FFFFFF"/>
        </w:rPr>
        <w:t>Asplund, K.K., 1974. Body size and habitat utilization in whiptail lizards (Cnemidophorus). </w:t>
      </w:r>
      <w:r w:rsidRPr="003B7369">
        <w:rPr>
          <w:i/>
          <w:iCs/>
          <w:color w:val="222222"/>
          <w:shd w:val="clear" w:color="auto" w:fill="FFFFFF"/>
        </w:rPr>
        <w:t>Copeia</w:t>
      </w:r>
      <w:r w:rsidRPr="003B7369">
        <w:rPr>
          <w:color w:val="222222"/>
          <w:shd w:val="clear" w:color="auto" w:fill="FFFFFF"/>
        </w:rPr>
        <w:t>, pp.695-703.</w:t>
      </w:r>
    </w:p>
    <w:p w14:paraId="1AB7663E" w14:textId="77777777" w:rsidR="00CE16C7" w:rsidRPr="003B7369" w:rsidRDefault="00CE16C7" w:rsidP="003E3741">
      <w:pPr>
        <w:spacing w:before="100" w:beforeAutospacing="1" w:after="100" w:afterAutospacing="1" w:line="480" w:lineRule="auto"/>
        <w:rPr>
          <w:color w:val="222222"/>
          <w:shd w:val="clear" w:color="auto" w:fill="FFFFFF"/>
        </w:rPr>
      </w:pPr>
      <w:r w:rsidRPr="003B7369">
        <w:rPr>
          <w:color w:val="222222"/>
          <w:shd w:val="clear" w:color="auto" w:fill="FFFFFF"/>
        </w:rPr>
        <w:t>Bolger, T., &amp; Connolly, P. L. (1989). The selection of suitable indices for the measurement and analysis of fish condition. Journal of Fish Biology, 34(2), 171-182.</w:t>
      </w:r>
    </w:p>
    <w:p w14:paraId="03154E5E" w14:textId="31641E27" w:rsidR="007A00BA" w:rsidRPr="003B7369" w:rsidRDefault="007A00BA" w:rsidP="003E3741">
      <w:pPr>
        <w:spacing w:before="100" w:beforeAutospacing="1" w:after="100" w:afterAutospacing="1" w:line="480" w:lineRule="auto"/>
        <w:rPr>
          <w:color w:val="222222"/>
          <w:shd w:val="clear" w:color="auto" w:fill="FFFFFF"/>
        </w:rPr>
      </w:pPr>
      <w:r w:rsidRPr="003B7369">
        <w:rPr>
          <w:color w:val="222222"/>
          <w:shd w:val="clear" w:color="auto" w:fill="FFFFFF"/>
        </w:rPr>
        <w:t>Christy, M. T., Yackel Adams, A. A., Rodda, G. H., Savidge, J. A., &amp; Tyrrell, C. L. (2010). Modelling detection probabilities to evaluate management and control tools for an invasive species. </w:t>
      </w:r>
      <w:r w:rsidRPr="003B7369">
        <w:rPr>
          <w:i/>
          <w:iCs/>
          <w:color w:val="222222"/>
          <w:shd w:val="clear" w:color="auto" w:fill="FFFFFF"/>
        </w:rPr>
        <w:t>Journal of Applied Ecology</w:t>
      </w:r>
      <w:r w:rsidRPr="003B7369">
        <w:rPr>
          <w:color w:val="222222"/>
          <w:shd w:val="clear" w:color="auto" w:fill="FFFFFF"/>
        </w:rPr>
        <w:t>, </w:t>
      </w:r>
      <w:r w:rsidRPr="003B7369">
        <w:rPr>
          <w:i/>
          <w:iCs/>
          <w:color w:val="222222"/>
          <w:shd w:val="clear" w:color="auto" w:fill="FFFFFF"/>
        </w:rPr>
        <w:t>47</w:t>
      </w:r>
      <w:r w:rsidRPr="003B7369">
        <w:rPr>
          <w:color w:val="222222"/>
          <w:shd w:val="clear" w:color="auto" w:fill="FFFFFF"/>
        </w:rPr>
        <w:t>(1), 106-113.</w:t>
      </w:r>
    </w:p>
    <w:p w14:paraId="7EEE034D" w14:textId="5DA28BED" w:rsidR="00666C7F" w:rsidRPr="003B7369" w:rsidRDefault="00666C7F" w:rsidP="003E3741">
      <w:pPr>
        <w:spacing w:before="100" w:beforeAutospacing="1" w:after="100" w:afterAutospacing="1" w:line="480" w:lineRule="auto"/>
        <w:rPr>
          <w:color w:val="222222"/>
          <w:shd w:val="clear" w:color="auto" w:fill="FFFFFF"/>
        </w:rPr>
      </w:pPr>
      <w:r w:rsidRPr="003B7369">
        <w:rPr>
          <w:color w:val="222222"/>
          <w:shd w:val="clear" w:color="auto" w:fill="FFFFFF"/>
        </w:rPr>
        <w:t>Christy, M.T., Savidge, J.A., Adams, A.Y., Gragg, J.E. and Rodda, G.H., 2017. Experimental landscape reduction of wild rodents increases movements in the invasive brown treesnake (Boiga irregularis). </w:t>
      </w:r>
      <w:r w:rsidRPr="003B7369">
        <w:rPr>
          <w:i/>
          <w:iCs/>
          <w:color w:val="222222"/>
          <w:shd w:val="clear" w:color="auto" w:fill="FFFFFF"/>
        </w:rPr>
        <w:t>Management of Biological Invasions</w:t>
      </w:r>
      <w:r w:rsidRPr="003B7369">
        <w:rPr>
          <w:color w:val="222222"/>
          <w:shd w:val="clear" w:color="auto" w:fill="FFFFFF"/>
        </w:rPr>
        <w:t>, </w:t>
      </w:r>
      <w:r w:rsidRPr="003B7369">
        <w:rPr>
          <w:i/>
          <w:iCs/>
          <w:color w:val="222222"/>
          <w:shd w:val="clear" w:color="auto" w:fill="FFFFFF"/>
        </w:rPr>
        <w:t>8</w:t>
      </w:r>
      <w:r w:rsidRPr="003B7369">
        <w:rPr>
          <w:color w:val="222222"/>
          <w:shd w:val="clear" w:color="auto" w:fill="FFFFFF"/>
        </w:rPr>
        <w:t>(4), pp.455-467.</w:t>
      </w:r>
    </w:p>
    <w:p w14:paraId="6758443C" w14:textId="77777777" w:rsidR="00545293" w:rsidRPr="003B7369" w:rsidRDefault="00545293"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Civantos, E., &amp; Forsman, A. (2000) Determinants of survival in juvenile Psammodromus algirus. Oecologia, 124(1), 64-72. https://doi.org/10.1007/S004420050025 </w:t>
      </w:r>
    </w:p>
    <w:p w14:paraId="14CC04A1" w14:textId="257079F0" w:rsidR="001F2837" w:rsidRPr="003B7369" w:rsidRDefault="001F2837" w:rsidP="003E3741">
      <w:pPr>
        <w:spacing w:before="100" w:beforeAutospacing="1" w:after="100" w:afterAutospacing="1" w:line="480" w:lineRule="auto"/>
        <w:rPr>
          <w:color w:val="222222"/>
          <w:shd w:val="clear" w:color="auto" w:fill="FFFFFF"/>
        </w:rPr>
      </w:pPr>
      <w:r w:rsidRPr="003B7369">
        <w:rPr>
          <w:color w:val="222222"/>
          <w:shd w:val="clear" w:color="auto" w:fill="FFFFFF"/>
        </w:rPr>
        <w:t>Cole, J., Klovanish, C., Butler, Z., Miller, M. A., &amp; Mazzotti, F. J. (2020) Removal of Argentine Black and White Tegus in Southern Miami-Dade County. 2020 Final Report to the Florida Fish and Wildlife Conservation Commission</w:t>
      </w:r>
    </w:p>
    <w:p w14:paraId="213C206A" w14:textId="77777777" w:rsidR="00125EC7" w:rsidRPr="003B7369" w:rsidRDefault="00125EC7"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Currylow, A. F., Collier, M. A. M., Hanslowe, E. B., Falk, B. G., Cade, B. S., Moy, S. E., . . . Yackel Adams, A. A. (2021) Thermal stability of an adaptable, invasive ectotherm: Argentine giant tegus in the Greater Everglades ecosystem, USA. Ecosphere, 12(9)</w:t>
      </w:r>
    </w:p>
    <w:p w14:paraId="4F0B4FC6" w14:textId="1F114FF4" w:rsidR="003D4FCD" w:rsidRPr="003B7369" w:rsidDel="00282F1E" w:rsidRDefault="003D4FCD" w:rsidP="003E3741">
      <w:pPr>
        <w:spacing w:before="100" w:beforeAutospacing="1" w:after="100" w:afterAutospacing="1" w:line="480" w:lineRule="auto"/>
        <w:rPr>
          <w:del w:id="46" w:author="Frank J. Mazzotti" w:date="2024-10-16T14:31:00Z" w16du:dateUtc="2024-10-16T18:31:00Z"/>
          <w:color w:val="222222"/>
          <w:shd w:val="clear" w:color="auto" w:fill="FFFFFF"/>
        </w:rPr>
      </w:pPr>
      <w:r w:rsidRPr="003B7369">
        <w:rPr>
          <w:color w:val="222222"/>
          <w:shd w:val="clear" w:color="auto" w:fill="FFFFFF"/>
        </w:rPr>
        <w:t>Enge, K. M. (2007) FWC bioprofile for the Argentine Black and White Tegu (Tupinambis merianae). Florida Fish and Wildlife Conservation Commission report, Tallahassee</w:t>
      </w:r>
      <w:r w:rsidR="00D35A69" w:rsidRPr="003B7369">
        <w:rPr>
          <w:color w:val="222222"/>
          <w:shd w:val="clear" w:color="auto" w:fill="FFFFFF"/>
        </w:rPr>
        <w:t>, FL.</w:t>
      </w:r>
    </w:p>
    <w:p w14:paraId="4AE8588C" w14:textId="77777777" w:rsidR="00282F1E" w:rsidRDefault="00282F1E" w:rsidP="00230372">
      <w:pPr>
        <w:spacing w:before="100" w:beforeAutospacing="1" w:after="100" w:afterAutospacing="1" w:line="480" w:lineRule="auto"/>
        <w:rPr>
          <w:ins w:id="47" w:author="Frank J. Mazzotti" w:date="2024-10-16T14:31:00Z" w16du:dateUtc="2024-10-16T18:31:00Z"/>
          <w:color w:val="222222"/>
          <w:shd w:val="clear" w:color="auto" w:fill="FFFFFF"/>
        </w:rPr>
      </w:pPr>
    </w:p>
    <w:p w14:paraId="1CF9C29E" w14:textId="77777777" w:rsidR="00745280" w:rsidRPr="00745280" w:rsidRDefault="00745280">
      <w:pPr>
        <w:autoSpaceDE w:val="0"/>
        <w:autoSpaceDN w:val="0"/>
        <w:adjustRightInd w:val="0"/>
        <w:spacing w:line="480" w:lineRule="auto"/>
        <w:rPr>
          <w:ins w:id="48" w:author="Frank J. Mazzotti" w:date="2024-10-16T14:34:00Z" w16du:dateUtc="2024-10-16T18:34:00Z"/>
          <w:rFonts w:ascii="TimesNewRomanPSMT" w:eastAsiaTheme="minorHAnsi" w:hAnsi="TimesNewRomanPSMT" w:cs="TimesNewRomanPSMT"/>
          <w:rPrChange w:id="49" w:author="Frank J. Mazzotti" w:date="2024-10-16T14:35:00Z" w16du:dateUtc="2024-10-16T18:35:00Z">
            <w:rPr>
              <w:ins w:id="50" w:author="Frank J. Mazzotti" w:date="2024-10-16T14:34:00Z" w16du:dateUtc="2024-10-16T18:34:00Z"/>
              <w:rFonts w:ascii="TimesNewRomanPSMT" w:eastAsiaTheme="minorHAnsi" w:hAnsi="TimesNewRomanPSMT" w:cs="TimesNewRomanPSMT"/>
              <w:sz w:val="20"/>
              <w:szCs w:val="20"/>
            </w:rPr>
          </w:rPrChange>
        </w:rPr>
        <w:pPrChange w:id="51" w:author="Frank J. Mazzotti" w:date="2024-10-16T14:35:00Z" w16du:dateUtc="2024-10-16T18:35:00Z">
          <w:pPr>
            <w:autoSpaceDE w:val="0"/>
            <w:autoSpaceDN w:val="0"/>
            <w:adjustRightInd w:val="0"/>
          </w:pPr>
        </w:pPrChange>
      </w:pPr>
      <w:ins w:id="52" w:author="Frank J. Mazzotti" w:date="2024-10-16T14:34:00Z" w16du:dateUtc="2024-10-16T18:34:00Z">
        <w:r w:rsidRPr="00745280">
          <w:rPr>
            <w:rFonts w:ascii="TimesNewRomanPSMT" w:eastAsiaTheme="minorHAnsi" w:hAnsi="TimesNewRomanPSMT" w:cs="TimesNewRomanPSMT"/>
            <w:rPrChange w:id="53" w:author="Frank J. Mazzotti" w:date="2024-10-16T14:35:00Z" w16du:dateUtc="2024-10-16T18:35:00Z">
              <w:rPr>
                <w:rFonts w:ascii="TimesNewRomanPSMT" w:eastAsiaTheme="minorHAnsi" w:hAnsi="TimesNewRomanPSMT" w:cs="TimesNewRomanPSMT"/>
                <w:sz w:val="20"/>
                <w:szCs w:val="20"/>
              </w:rPr>
            </w:rPrChange>
          </w:rPr>
          <w:t xml:space="preserve">Enge, K.M. 2019. </w:t>
        </w:r>
        <w:r w:rsidRPr="00745280">
          <w:rPr>
            <w:rFonts w:ascii="TimesNewRomanPS-ItalicMT" w:eastAsiaTheme="minorHAnsi" w:hAnsi="TimesNewRomanPS-ItalicMT" w:cs="TimesNewRomanPS-ItalicMT"/>
            <w:i/>
            <w:iCs/>
            <w:rPrChange w:id="54" w:author="Frank J. Mazzotti" w:date="2024-10-16T14:35:00Z" w16du:dateUtc="2024-10-16T18:35:00Z">
              <w:rPr>
                <w:rFonts w:ascii="TimesNewRomanPS-ItalicMT" w:eastAsiaTheme="minorHAnsi" w:hAnsi="TimesNewRomanPS-ItalicMT" w:cs="TimesNewRomanPS-ItalicMT"/>
                <w:i/>
                <w:iCs/>
                <w:sz w:val="20"/>
                <w:szCs w:val="20"/>
              </w:rPr>
            </w:rPrChange>
          </w:rPr>
          <w:t xml:space="preserve">Salvator merianae </w:t>
        </w:r>
        <w:r w:rsidRPr="00745280">
          <w:rPr>
            <w:rFonts w:ascii="TimesNewRomanPSMT" w:eastAsiaTheme="minorHAnsi" w:hAnsi="TimesNewRomanPSMT" w:cs="TimesNewRomanPSMT"/>
            <w:rPrChange w:id="55" w:author="Frank J. Mazzotti" w:date="2024-10-16T14:35:00Z" w16du:dateUtc="2024-10-16T18:35:00Z">
              <w:rPr>
                <w:rFonts w:ascii="TimesNewRomanPSMT" w:eastAsiaTheme="minorHAnsi" w:hAnsi="TimesNewRomanPSMT" w:cs="TimesNewRomanPSMT"/>
                <w:sz w:val="20"/>
                <w:szCs w:val="20"/>
              </w:rPr>
            </w:rPrChange>
          </w:rPr>
          <w:t>Dumeril and Bibron 1839, Argentine Giant Tegu</w:t>
        </w:r>
      </w:ins>
    </w:p>
    <w:p w14:paraId="34ABD69B" w14:textId="77777777" w:rsidR="00745280" w:rsidRPr="00745280" w:rsidRDefault="00745280">
      <w:pPr>
        <w:autoSpaceDE w:val="0"/>
        <w:autoSpaceDN w:val="0"/>
        <w:adjustRightInd w:val="0"/>
        <w:spacing w:line="480" w:lineRule="auto"/>
        <w:rPr>
          <w:ins w:id="56" w:author="Frank J. Mazzotti" w:date="2024-10-16T14:34:00Z" w16du:dateUtc="2024-10-16T18:34:00Z"/>
          <w:rFonts w:ascii="TimesNewRomanPSMT" w:eastAsiaTheme="minorHAnsi" w:hAnsi="TimesNewRomanPSMT" w:cs="TimesNewRomanPSMT"/>
          <w:rPrChange w:id="57" w:author="Frank J. Mazzotti" w:date="2024-10-16T14:35:00Z" w16du:dateUtc="2024-10-16T18:35:00Z">
            <w:rPr>
              <w:ins w:id="58" w:author="Frank J. Mazzotti" w:date="2024-10-16T14:34:00Z" w16du:dateUtc="2024-10-16T18:34:00Z"/>
              <w:rFonts w:ascii="TimesNewRomanPSMT" w:eastAsiaTheme="minorHAnsi" w:hAnsi="TimesNewRomanPSMT" w:cs="TimesNewRomanPSMT"/>
              <w:sz w:val="20"/>
              <w:szCs w:val="20"/>
            </w:rPr>
          </w:rPrChange>
        </w:rPr>
        <w:pPrChange w:id="59" w:author="Frank J. Mazzotti" w:date="2024-10-16T14:35:00Z" w16du:dateUtc="2024-10-16T18:35:00Z">
          <w:pPr>
            <w:autoSpaceDE w:val="0"/>
            <w:autoSpaceDN w:val="0"/>
            <w:adjustRightInd w:val="0"/>
          </w:pPr>
        </w:pPrChange>
      </w:pPr>
      <w:ins w:id="60" w:author="Frank J. Mazzotti" w:date="2024-10-16T14:34:00Z" w16du:dateUtc="2024-10-16T18:34:00Z">
        <w:r w:rsidRPr="00745280">
          <w:rPr>
            <w:rFonts w:ascii="TimesNewRomanPSMT" w:eastAsiaTheme="minorHAnsi" w:hAnsi="TimesNewRomanPSMT" w:cs="TimesNewRomanPSMT"/>
            <w:rPrChange w:id="61" w:author="Frank J. Mazzotti" w:date="2024-10-16T14:35:00Z" w16du:dateUtc="2024-10-16T18:35:00Z">
              <w:rPr>
                <w:rFonts w:ascii="TimesNewRomanPSMT" w:eastAsiaTheme="minorHAnsi" w:hAnsi="TimesNewRomanPSMT" w:cs="TimesNewRomanPSMT"/>
                <w:sz w:val="20"/>
                <w:szCs w:val="20"/>
              </w:rPr>
            </w:rPrChange>
          </w:rPr>
          <w:t xml:space="preserve">(Argentine Black and White Tegu). Pp, 434–436, </w:t>
        </w:r>
        <w:r w:rsidRPr="00745280">
          <w:rPr>
            <w:rFonts w:ascii="TimesNewRomanPS-ItalicMT" w:eastAsiaTheme="minorHAnsi" w:hAnsi="TimesNewRomanPS-ItalicMT" w:cs="TimesNewRomanPS-ItalicMT"/>
            <w:i/>
            <w:iCs/>
            <w:rPrChange w:id="62" w:author="Frank J. Mazzotti" w:date="2024-10-16T14:35:00Z" w16du:dateUtc="2024-10-16T18:35:00Z">
              <w:rPr>
                <w:rFonts w:ascii="TimesNewRomanPS-ItalicMT" w:eastAsiaTheme="minorHAnsi" w:hAnsi="TimesNewRomanPS-ItalicMT" w:cs="TimesNewRomanPS-ItalicMT"/>
                <w:i/>
                <w:iCs/>
                <w:sz w:val="20"/>
                <w:szCs w:val="20"/>
              </w:rPr>
            </w:rPrChange>
          </w:rPr>
          <w:t xml:space="preserve">In </w:t>
        </w:r>
        <w:r w:rsidRPr="00745280">
          <w:rPr>
            <w:rFonts w:ascii="TimesNewRomanPSMT" w:eastAsiaTheme="minorHAnsi" w:hAnsi="TimesNewRomanPSMT" w:cs="TimesNewRomanPSMT"/>
            <w:rPrChange w:id="63" w:author="Frank J. Mazzotti" w:date="2024-10-16T14:35:00Z" w16du:dateUtc="2024-10-16T18:35:00Z">
              <w:rPr>
                <w:rFonts w:ascii="TimesNewRomanPSMT" w:eastAsiaTheme="minorHAnsi" w:hAnsi="TimesNewRomanPSMT" w:cs="TimesNewRomanPSMT"/>
                <w:sz w:val="20"/>
                <w:szCs w:val="20"/>
              </w:rPr>
            </w:rPrChange>
          </w:rPr>
          <w:t>K.L. Krysko, K.M. Enge, and P.E.</w:t>
        </w:r>
      </w:ins>
    </w:p>
    <w:p w14:paraId="22345BB0" w14:textId="071A5E8E" w:rsidR="00072149" w:rsidRPr="00745280" w:rsidRDefault="00745280">
      <w:pPr>
        <w:autoSpaceDE w:val="0"/>
        <w:autoSpaceDN w:val="0"/>
        <w:adjustRightInd w:val="0"/>
        <w:spacing w:line="480" w:lineRule="auto"/>
        <w:rPr>
          <w:ins w:id="64" w:author="Frank J. Mazzotti" w:date="2024-10-16T14:34:00Z" w16du:dateUtc="2024-10-16T18:34:00Z"/>
          <w:color w:val="222222"/>
          <w:shd w:val="clear" w:color="auto" w:fill="FFFFFF"/>
        </w:rPr>
        <w:pPrChange w:id="65" w:author="Frank J. Mazzotti" w:date="2024-10-16T14:35:00Z" w16du:dateUtc="2024-10-16T18:35:00Z">
          <w:pPr>
            <w:spacing w:before="100" w:beforeAutospacing="1" w:after="100" w:afterAutospacing="1" w:line="480" w:lineRule="auto"/>
          </w:pPr>
        </w:pPrChange>
      </w:pPr>
      <w:ins w:id="66" w:author="Frank J. Mazzotti" w:date="2024-10-16T14:34:00Z" w16du:dateUtc="2024-10-16T18:34:00Z">
        <w:r w:rsidRPr="00745280">
          <w:rPr>
            <w:rFonts w:ascii="TimesNewRomanPSMT" w:eastAsiaTheme="minorHAnsi" w:hAnsi="TimesNewRomanPSMT" w:cs="TimesNewRomanPSMT"/>
            <w:rPrChange w:id="67" w:author="Frank J. Mazzotti" w:date="2024-10-16T14:35:00Z" w16du:dateUtc="2024-10-16T18:35:00Z">
              <w:rPr>
                <w:rFonts w:ascii="TimesNewRomanPSMT" w:eastAsiaTheme="minorHAnsi" w:hAnsi="TimesNewRomanPSMT" w:cs="TimesNewRomanPSMT"/>
                <w:sz w:val="20"/>
                <w:szCs w:val="20"/>
              </w:rPr>
            </w:rPrChange>
          </w:rPr>
          <w:t>Moler (Eds.). Amphibians and Reptiles of Florida. University of Florida Press, Gainesville, FL 706 pp.</w:t>
        </w:r>
      </w:ins>
    </w:p>
    <w:p w14:paraId="6B09FF97" w14:textId="43AB5749" w:rsidR="004E2B28" w:rsidRPr="003B7369" w:rsidRDefault="004E2B28" w:rsidP="00230372">
      <w:pPr>
        <w:spacing w:before="100" w:beforeAutospacing="1" w:after="100" w:afterAutospacing="1" w:line="480" w:lineRule="auto"/>
        <w:rPr>
          <w:color w:val="222222"/>
          <w:shd w:val="clear" w:color="auto" w:fill="FFFFFF"/>
        </w:rPr>
      </w:pPr>
      <w:r w:rsidRPr="003B7369">
        <w:rPr>
          <w:color w:val="222222"/>
          <w:shd w:val="clear" w:color="auto" w:fill="FFFFFF"/>
        </w:rPr>
        <w:t>Falk, B. G., Snow, R. W., &amp; Reed, R. N. (2017) A validation of 11 body-condition indices in a giant snake species that exhibits positive allometry. PLOS ONE, 12(7), e0180791-e0180791</w:t>
      </w:r>
    </w:p>
    <w:p w14:paraId="337A770E" w14:textId="77777777" w:rsidR="004F7A1B" w:rsidRPr="003B7369" w:rsidRDefault="004F7A1B" w:rsidP="003E3741">
      <w:pPr>
        <w:spacing w:before="100" w:beforeAutospacing="1" w:after="100" w:afterAutospacing="1" w:line="480" w:lineRule="auto"/>
        <w:rPr>
          <w:color w:val="222222"/>
          <w:shd w:val="clear" w:color="auto" w:fill="FFFFFF"/>
        </w:rPr>
      </w:pPr>
      <w:r w:rsidRPr="003B7369">
        <w:rPr>
          <w:color w:val="222222"/>
          <w:shd w:val="clear" w:color="auto" w:fill="FFFFFF"/>
        </w:rPr>
        <w:t>Fitzgerald, L. A., Chani, J. M., &amp; Donadio, O. E. (1991) Tupinambis lizards in Argentina: Implementing management of a traditionally exploited resource. In J. Robinson &amp; K. Redfors (Eds.), Neotropical wildlife use and conservation (pp. 303-316). University of Chicago Press</w:t>
      </w:r>
    </w:p>
    <w:p w14:paraId="33F44E17" w14:textId="44227F11" w:rsidR="00FA596C" w:rsidRPr="003B7369" w:rsidRDefault="00C435B9" w:rsidP="003E3741">
      <w:pPr>
        <w:spacing w:before="100" w:beforeAutospacing="1" w:after="100" w:afterAutospacing="1" w:line="480" w:lineRule="auto"/>
        <w:rPr>
          <w:color w:val="222222"/>
          <w:shd w:val="clear" w:color="auto" w:fill="FFFFFF"/>
        </w:rPr>
      </w:pPr>
      <w:r w:rsidRPr="003B7369">
        <w:rPr>
          <w:color w:val="222222"/>
          <w:shd w:val="clear" w:color="auto" w:fill="FFFFFF"/>
        </w:rPr>
        <w:t>Fitzgerald, L. A., Cruz, F. B., &amp; Perotti, G. (1999). Phenology of a lizard assemblage in the dry Chaco of Argentina. </w:t>
      </w:r>
      <w:r w:rsidRPr="003B7369">
        <w:rPr>
          <w:i/>
          <w:iCs/>
          <w:color w:val="222222"/>
          <w:shd w:val="clear" w:color="auto" w:fill="FFFFFF"/>
        </w:rPr>
        <w:t>Journal of Herpetology</w:t>
      </w:r>
      <w:r w:rsidRPr="003B7369">
        <w:rPr>
          <w:color w:val="222222"/>
          <w:shd w:val="clear" w:color="auto" w:fill="FFFFFF"/>
        </w:rPr>
        <w:t>, 526-535.</w:t>
      </w:r>
    </w:p>
    <w:p w14:paraId="4322A345" w14:textId="77777777" w:rsidR="003D64D6" w:rsidRPr="003B7369" w:rsidRDefault="003D64D6" w:rsidP="003E3741">
      <w:pPr>
        <w:spacing w:before="100" w:beforeAutospacing="1" w:after="100" w:afterAutospacing="1" w:line="480" w:lineRule="auto"/>
        <w:rPr>
          <w:color w:val="222222"/>
          <w:shd w:val="clear" w:color="auto" w:fill="FFFFFF"/>
        </w:rPr>
      </w:pPr>
      <w:r w:rsidRPr="003B7369">
        <w:rPr>
          <w:color w:val="222222"/>
          <w:shd w:val="clear" w:color="auto" w:fill="FFFFFF"/>
        </w:rPr>
        <w:t>Gaines, M. S., &amp; McClenaghan, L. R. Dispersal in Small Mammals. Ann. Rev. EcoL Syst, 1, 163-196</w:t>
      </w:r>
    </w:p>
    <w:p w14:paraId="760EFD83" w14:textId="77777777" w:rsidR="00AE53B4" w:rsidRPr="003B7369" w:rsidRDefault="00AE53B4" w:rsidP="003E3741">
      <w:pPr>
        <w:spacing w:before="100" w:beforeAutospacing="1" w:after="100" w:afterAutospacing="1" w:line="480" w:lineRule="auto"/>
        <w:rPr>
          <w:color w:val="222222"/>
          <w:shd w:val="clear" w:color="auto" w:fill="FFFFFF"/>
        </w:rPr>
      </w:pPr>
      <w:r w:rsidRPr="003B7369">
        <w:rPr>
          <w:color w:val="222222"/>
          <w:shd w:val="clear" w:color="auto" w:fill="FFFFFF"/>
        </w:rPr>
        <w:t>Goossens, S., Wybouw, N., Van Leeuwen, T., &amp; Bonte, D. (2020) The physiology of movement. Movement Ecology 2020 8:1, 8(1), 1-13</w:t>
      </w:r>
    </w:p>
    <w:p w14:paraId="74F9B301" w14:textId="3820701E" w:rsidR="003D6738" w:rsidRPr="003B7369" w:rsidRDefault="003D6738"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 xml:space="preserve">Grolemund, G., &amp; Wickham, H. (2011) Dates and Times Made Easy with lubridate. Journal of Statistical Software, 40(3), 1-25 </w:t>
      </w:r>
    </w:p>
    <w:p w14:paraId="048C1981" w14:textId="77777777" w:rsidR="00FF4D2D" w:rsidRPr="003B7369" w:rsidRDefault="00FF4D2D" w:rsidP="003E3741">
      <w:pPr>
        <w:spacing w:before="100" w:beforeAutospacing="1" w:after="100" w:afterAutospacing="1" w:line="480" w:lineRule="auto"/>
        <w:rPr>
          <w:color w:val="222222"/>
          <w:shd w:val="clear" w:color="auto" w:fill="FFFFFF"/>
        </w:rPr>
      </w:pPr>
      <w:r w:rsidRPr="003B7369">
        <w:rPr>
          <w:color w:val="222222"/>
          <w:shd w:val="clear" w:color="auto" w:fill="FFFFFF"/>
        </w:rPr>
        <w:t>Harvey, R. G., Dalaba, J., Ketterlin, J., Roybal, A., Quinn, D., &amp; Mazzotti, F. J. (2021) Growth and Spread of the Argentine Black and White Tegu in Florida. EDIS, 2021(5)</w:t>
      </w:r>
    </w:p>
    <w:p w14:paraId="68A6369D" w14:textId="0ACD2671" w:rsidR="00D2101C" w:rsidRPr="003B7369" w:rsidRDefault="00D2101C" w:rsidP="003E3741">
      <w:pPr>
        <w:spacing w:before="100" w:beforeAutospacing="1" w:after="100" w:afterAutospacing="1" w:line="480" w:lineRule="auto"/>
        <w:rPr>
          <w:color w:val="222222"/>
          <w:shd w:val="clear" w:color="auto" w:fill="FFFFFF"/>
        </w:rPr>
      </w:pPr>
      <w:r w:rsidRPr="003B7369">
        <w:rPr>
          <w:color w:val="222222"/>
          <w:shd w:val="clear" w:color="auto" w:fill="FFFFFF"/>
        </w:rPr>
        <w:t>Hayes, J. P., &amp; Shonkwiler, J. S. (2001). Morphometric indicators of body condition: worthwhile or wishful think. </w:t>
      </w:r>
      <w:r w:rsidRPr="003B7369">
        <w:rPr>
          <w:i/>
          <w:iCs/>
          <w:color w:val="222222"/>
          <w:shd w:val="clear" w:color="auto" w:fill="FFFFFF"/>
        </w:rPr>
        <w:t>Body Composition Analysis of Animals: A Handbook of Non-Destructive Methods, Cambridge University Press, Cambridge</w:t>
      </w:r>
      <w:r w:rsidRPr="003B7369">
        <w:rPr>
          <w:color w:val="222222"/>
          <w:shd w:val="clear" w:color="auto" w:fill="FFFFFF"/>
        </w:rPr>
        <w:t>, 8-38.</w:t>
      </w:r>
    </w:p>
    <w:p w14:paraId="0236A032" w14:textId="77777777" w:rsidR="00E007B7" w:rsidRPr="003B7369" w:rsidRDefault="00E007B7" w:rsidP="003E3741">
      <w:pPr>
        <w:spacing w:before="100" w:beforeAutospacing="1" w:after="100" w:afterAutospacing="1" w:line="480" w:lineRule="auto"/>
        <w:rPr>
          <w:color w:val="222222"/>
          <w:shd w:val="clear" w:color="auto" w:fill="FFFFFF"/>
        </w:rPr>
      </w:pPr>
      <w:r w:rsidRPr="003B7369">
        <w:rPr>
          <w:color w:val="222222"/>
          <w:shd w:val="clear" w:color="auto" w:fill="FFFFFF"/>
        </w:rPr>
        <w:t>Jakob, E. M., Marshall, S. D., &amp; Uetz, G. W. (1996) Estimating Fitness: A Comparison of Body Condition Indices. Oikos, 77(1), 61-61</w:t>
      </w:r>
    </w:p>
    <w:p w14:paraId="0B4C874F" w14:textId="75D654F8" w:rsidR="0087149C" w:rsidRPr="003B7369" w:rsidRDefault="0087149C" w:rsidP="003E3741">
      <w:pPr>
        <w:spacing w:before="100" w:beforeAutospacing="1" w:after="100" w:afterAutospacing="1" w:line="480" w:lineRule="auto"/>
        <w:rPr>
          <w:color w:val="222222"/>
          <w:shd w:val="clear" w:color="auto" w:fill="FFFFFF"/>
        </w:rPr>
      </w:pPr>
      <w:r w:rsidRPr="003B7369">
        <w:rPr>
          <w:color w:val="222222"/>
          <w:shd w:val="clear" w:color="auto" w:fill="FFFFFF"/>
        </w:rPr>
        <w:t>Kassambara, A., 2018. ggpubr:'ggplot2'based publication ready plots. </w:t>
      </w:r>
      <w:r w:rsidRPr="003B7369">
        <w:rPr>
          <w:i/>
          <w:iCs/>
          <w:color w:val="222222"/>
          <w:shd w:val="clear" w:color="auto" w:fill="FFFFFF"/>
        </w:rPr>
        <w:t>R package version</w:t>
      </w:r>
      <w:r w:rsidRPr="003B7369">
        <w:rPr>
          <w:color w:val="222222"/>
          <w:shd w:val="clear" w:color="auto" w:fill="FFFFFF"/>
        </w:rPr>
        <w:t>, p.2.</w:t>
      </w:r>
    </w:p>
    <w:p w14:paraId="0FFFA095" w14:textId="1F2F4C44" w:rsidR="003B192D" w:rsidRPr="003B7369" w:rsidRDefault="003B192D" w:rsidP="003E3741">
      <w:pPr>
        <w:spacing w:before="100" w:beforeAutospacing="1" w:after="100" w:afterAutospacing="1" w:line="480" w:lineRule="auto"/>
        <w:rPr>
          <w:color w:val="222222"/>
          <w:shd w:val="clear" w:color="auto" w:fill="FFFFFF"/>
        </w:rPr>
      </w:pPr>
      <w:r w:rsidRPr="003B7369">
        <w:rPr>
          <w:color w:val="222222"/>
          <w:shd w:val="clear" w:color="auto" w:fill="FFFFFF"/>
        </w:rPr>
        <w:t>Kawula, R., &amp; Redner, J. (2018) Florida Land Cover Classification System. Florida Fish and Wildlife Conservation Commission. Tallahasee</w:t>
      </w:r>
      <w:r w:rsidR="0071117A" w:rsidRPr="003B7369">
        <w:rPr>
          <w:color w:val="222222"/>
          <w:shd w:val="clear" w:color="auto" w:fill="FFFFFF"/>
        </w:rPr>
        <w:t>, Fl.</w:t>
      </w:r>
    </w:p>
    <w:p w14:paraId="3670ECA5" w14:textId="77777777" w:rsidR="0052488B" w:rsidRPr="003B7369" w:rsidRDefault="0052488B"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Labocha, M. K., &amp; Hayes, J. P. (2012) Morphometric indices of body condition in birds: A review. Journal of Ornithology, 153(1), 1-22 </w:t>
      </w:r>
    </w:p>
    <w:p w14:paraId="54F35DA2" w14:textId="77777777" w:rsidR="00FB4178" w:rsidRPr="003B7369" w:rsidRDefault="00FB4178" w:rsidP="003E3741">
      <w:pPr>
        <w:spacing w:before="100" w:beforeAutospacing="1" w:after="100" w:afterAutospacing="1" w:line="480" w:lineRule="auto"/>
        <w:rPr>
          <w:color w:val="222222"/>
          <w:shd w:val="clear" w:color="auto" w:fill="FFFFFF"/>
        </w:rPr>
      </w:pPr>
      <w:r w:rsidRPr="003B7369">
        <w:rPr>
          <w:color w:val="222222"/>
          <w:shd w:val="clear" w:color="auto" w:fill="FFFFFF"/>
        </w:rPr>
        <w:t>Le Cren, E. D. (1951). The length-weight relationship and seasonal cycle in gonad weight and condition in the perch (Perca fluviatilis). The Journal of Animal Ecology, 201-219.</w:t>
      </w:r>
    </w:p>
    <w:p w14:paraId="036FC674" w14:textId="77777777" w:rsidR="006459CA" w:rsidRPr="005A2974" w:rsidRDefault="006459CA" w:rsidP="003E3741">
      <w:pPr>
        <w:spacing w:before="100" w:beforeAutospacing="1" w:after="100" w:afterAutospacing="1" w:line="480" w:lineRule="auto"/>
        <w:rPr>
          <w:color w:val="222222"/>
          <w:shd w:val="clear" w:color="auto" w:fill="FFFFFF"/>
          <w:lang w:val="pt-BR"/>
        </w:rPr>
      </w:pPr>
      <w:r w:rsidRPr="003B7369">
        <w:rPr>
          <w:color w:val="222222"/>
          <w:shd w:val="clear" w:color="auto" w:fill="FFFFFF"/>
        </w:rPr>
        <w:t xml:space="preserve">Levine, B. A., Douglas, M. R., Adams, A. A. Y., Lardner, B., Reed, R. N., Savidge, J. A., &amp; Douglas, M. E. (2021) Trait heritability and its implications for the management of an invasive vertebrate. </w:t>
      </w:r>
      <w:r w:rsidRPr="005A2974">
        <w:rPr>
          <w:color w:val="222222"/>
          <w:shd w:val="clear" w:color="auto" w:fill="FFFFFF"/>
          <w:lang w:val="pt-BR"/>
        </w:rPr>
        <w:t xml:space="preserve">Biological Invasions, 23(11), 3447-3456 </w:t>
      </w:r>
    </w:p>
    <w:p w14:paraId="723F0C81" w14:textId="77777777" w:rsidR="00126546" w:rsidRPr="004B6314" w:rsidRDefault="00126546" w:rsidP="003E3741">
      <w:pPr>
        <w:spacing w:before="100" w:beforeAutospacing="1" w:after="100" w:afterAutospacing="1" w:line="480" w:lineRule="auto"/>
        <w:rPr>
          <w:color w:val="222222"/>
          <w:shd w:val="clear" w:color="auto" w:fill="FFFFFF"/>
          <w:lang w:val="es-CO"/>
        </w:rPr>
      </w:pPr>
      <w:r w:rsidRPr="005A2974">
        <w:rPr>
          <w:color w:val="222222"/>
          <w:shd w:val="clear" w:color="auto" w:fill="FFFFFF"/>
          <w:lang w:val="pt-BR"/>
        </w:rPr>
        <w:lastRenderedPageBreak/>
        <w:t xml:space="preserve">Lopes, H.R., and A.S. Abe. (1999) Biologia reprodutivo e comportamento do teiú, Tupinambis merianae, em cativeiro (Reptilia, Teiidae). </w:t>
      </w:r>
      <w:r w:rsidRPr="003B7369">
        <w:rPr>
          <w:color w:val="222222"/>
          <w:shd w:val="clear" w:color="auto" w:fill="FFFFFF"/>
        </w:rPr>
        <w:t xml:space="preserve">Pages 259–272 in T. G. Fang, O. L. Montenegro, and R. E. Bdmer, editors. </w:t>
      </w:r>
      <w:r w:rsidRPr="004B6314">
        <w:rPr>
          <w:color w:val="222222"/>
          <w:shd w:val="clear" w:color="auto" w:fill="FFFFFF"/>
          <w:lang w:val="es-CO"/>
        </w:rPr>
        <w:t>Manejo y Conservación de Fauna Silvestre en América Latina. Instituto de Ecología, La Paz, Bolivia</w:t>
      </w:r>
    </w:p>
    <w:p w14:paraId="1A655A1E" w14:textId="77777777" w:rsidR="009C7AB5" w:rsidRPr="003B7369" w:rsidRDefault="009C7AB5"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Lüdecke, D., Ben-Shachar, M. S., Patil, I., Waggoner, P., &amp; Makowski, D. (2021) performance: An R Package for Assessment, Comparison and Testing of Statistical Models. Journal of Open Source Software, 6(60), 3139-3139. </w:t>
      </w:r>
    </w:p>
    <w:p w14:paraId="5448CDB6" w14:textId="77777777" w:rsidR="00D71E6E" w:rsidRPr="003B7369" w:rsidRDefault="00D71E6E" w:rsidP="003E3741">
      <w:pPr>
        <w:spacing w:before="100" w:beforeAutospacing="1" w:after="100" w:afterAutospacing="1" w:line="480" w:lineRule="auto"/>
        <w:rPr>
          <w:color w:val="222222"/>
          <w:shd w:val="clear" w:color="auto" w:fill="FFFFFF"/>
        </w:rPr>
      </w:pPr>
      <w:r w:rsidRPr="003B7369">
        <w:rPr>
          <w:color w:val="222222"/>
          <w:shd w:val="clear" w:color="auto" w:fill="FFFFFF"/>
        </w:rPr>
        <w:t>Lutscher, F., &amp; Musgrave, J. A. (2017) Behavioral responses to resource heterogeneity can accelerate biological invasions. Ecology, 98(5), 1229-1238</w:t>
      </w:r>
    </w:p>
    <w:p w14:paraId="146EDF7C" w14:textId="121E6CDA" w:rsidR="001C1649" w:rsidRPr="003B7369" w:rsidRDefault="001C1649" w:rsidP="003E3741">
      <w:pPr>
        <w:spacing w:before="100" w:beforeAutospacing="1" w:after="100" w:afterAutospacing="1" w:line="480" w:lineRule="auto"/>
        <w:rPr>
          <w:color w:val="222222"/>
          <w:shd w:val="clear" w:color="auto" w:fill="FFFFFF"/>
        </w:rPr>
      </w:pPr>
      <w:r w:rsidRPr="003B7369">
        <w:rPr>
          <w:color w:val="222222"/>
          <w:shd w:val="clear" w:color="auto" w:fill="FFFFFF"/>
        </w:rPr>
        <w:t>Madsen, T., &amp; Shine, R. (2002) Short and chubby or long and slim? Food intake, growth and body condition in free-ranging pythons. Austral Ecology, 27(6), 672-</w:t>
      </w:r>
    </w:p>
    <w:p w14:paraId="554224F7" w14:textId="43148474" w:rsidR="002E6057" w:rsidRPr="003B7369" w:rsidRDefault="002E6057" w:rsidP="003E3741">
      <w:pPr>
        <w:spacing w:before="100" w:beforeAutospacing="1" w:after="100" w:afterAutospacing="1" w:line="480" w:lineRule="auto"/>
        <w:rPr>
          <w:color w:val="222222"/>
          <w:shd w:val="clear" w:color="auto" w:fill="FFFFFF"/>
        </w:rPr>
      </w:pPr>
      <w:r w:rsidRPr="003B7369">
        <w:rPr>
          <w:color w:val="222222"/>
          <w:shd w:val="clear" w:color="auto" w:fill="FFFFFF"/>
        </w:rPr>
        <w:t>Martin, J., &amp; Lopez, P. (2010). Condition-dependent pheromone signaling by male rock lizards: more oily scents are more attractive. </w:t>
      </w:r>
      <w:r w:rsidRPr="003B7369">
        <w:rPr>
          <w:i/>
          <w:iCs/>
          <w:color w:val="222222"/>
          <w:shd w:val="clear" w:color="auto" w:fill="FFFFFF"/>
        </w:rPr>
        <w:t>Chemical senses</w:t>
      </w:r>
      <w:r w:rsidRPr="003B7369">
        <w:rPr>
          <w:color w:val="222222"/>
          <w:shd w:val="clear" w:color="auto" w:fill="FFFFFF"/>
        </w:rPr>
        <w:t>, </w:t>
      </w:r>
      <w:r w:rsidRPr="003B7369">
        <w:rPr>
          <w:i/>
          <w:iCs/>
          <w:color w:val="222222"/>
          <w:shd w:val="clear" w:color="auto" w:fill="FFFFFF"/>
        </w:rPr>
        <w:t>35</w:t>
      </w:r>
      <w:r w:rsidRPr="003B7369">
        <w:rPr>
          <w:color w:val="222222"/>
          <w:shd w:val="clear" w:color="auto" w:fill="FFFFFF"/>
        </w:rPr>
        <w:t>(4), 253-262.</w:t>
      </w:r>
    </w:p>
    <w:p w14:paraId="7981D608" w14:textId="77777777" w:rsidR="00912AC0" w:rsidRPr="003B7369" w:rsidRDefault="00912AC0" w:rsidP="003E3741">
      <w:pPr>
        <w:spacing w:before="100" w:beforeAutospacing="1" w:after="100" w:afterAutospacing="1" w:line="480" w:lineRule="auto"/>
        <w:rPr>
          <w:color w:val="222222"/>
          <w:shd w:val="clear" w:color="auto" w:fill="FFFFFF"/>
        </w:rPr>
      </w:pPr>
      <w:r w:rsidRPr="003B7369">
        <w:rPr>
          <w:color w:val="222222"/>
          <w:shd w:val="clear" w:color="auto" w:fill="FFFFFF"/>
        </w:rPr>
        <w:t>Masson, L., Brownscombe, J. W., &amp; Fox, M. G. (2016) Fine scale spatio-temporal life history shifts in an invasive species at its expansion front. Biological Invasions, 18(3), 775-792</w:t>
      </w:r>
    </w:p>
    <w:p w14:paraId="2EC52F9C" w14:textId="33444E9F" w:rsidR="00014B04" w:rsidRPr="003B7369" w:rsidRDefault="00014B04" w:rsidP="003E3741">
      <w:pPr>
        <w:spacing w:before="100" w:beforeAutospacing="1" w:after="100" w:afterAutospacing="1" w:line="480" w:lineRule="auto"/>
        <w:rPr>
          <w:color w:val="222222"/>
          <w:shd w:val="clear" w:color="auto" w:fill="FFFFFF"/>
        </w:rPr>
      </w:pPr>
      <w:r w:rsidRPr="003B7369">
        <w:rPr>
          <w:color w:val="222222"/>
          <w:shd w:val="clear" w:color="auto" w:fill="FFFFFF"/>
        </w:rPr>
        <w:t>Mazzotti, F.J., Cherkiss, M.S., Brandt, L.A., Fujisaki, I., Hart, K., Jeffery, B., McMurry, S.T., Platt, S.G., Rainwater, T.R. and Vinci, J., 2012. Body condition of Morelet's crocodiles (Crocodylus moreletii) from Northern Belizea. </w:t>
      </w:r>
      <w:r w:rsidRPr="003B7369">
        <w:rPr>
          <w:i/>
          <w:iCs/>
          <w:color w:val="222222"/>
          <w:shd w:val="clear" w:color="auto" w:fill="FFFFFF"/>
        </w:rPr>
        <w:t>Journal of Herpetology</w:t>
      </w:r>
      <w:r w:rsidRPr="003B7369">
        <w:rPr>
          <w:color w:val="222222"/>
          <w:shd w:val="clear" w:color="auto" w:fill="FFFFFF"/>
        </w:rPr>
        <w:t>, </w:t>
      </w:r>
      <w:r w:rsidRPr="003B7369">
        <w:rPr>
          <w:i/>
          <w:iCs/>
          <w:color w:val="222222"/>
          <w:shd w:val="clear" w:color="auto" w:fill="FFFFFF"/>
        </w:rPr>
        <w:t>46</w:t>
      </w:r>
      <w:r w:rsidRPr="003B7369">
        <w:rPr>
          <w:color w:val="222222"/>
          <w:shd w:val="clear" w:color="auto" w:fill="FFFFFF"/>
        </w:rPr>
        <w:t>(3), pp.356-362.</w:t>
      </w:r>
    </w:p>
    <w:p w14:paraId="5C3DE59E" w14:textId="0D3D3FE9" w:rsidR="00031428" w:rsidRPr="003B7369" w:rsidRDefault="00031428"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McCaffrey, K.R., Balaguera-Reina, S.A., Falk, B.G., Gati, E.V., Cole, J.M. and Mazzotti, F.J., 2023. How to estimate body condition in large lizards? Argentine black and white tegu (Salvator merianae, Duméril and Bibron, 1839) as a case study. </w:t>
      </w:r>
      <w:r w:rsidRPr="003B7369">
        <w:rPr>
          <w:i/>
          <w:iCs/>
          <w:color w:val="222222"/>
          <w:shd w:val="clear" w:color="auto" w:fill="FFFFFF"/>
        </w:rPr>
        <w:t>Plos one</w:t>
      </w:r>
      <w:r w:rsidRPr="003B7369">
        <w:rPr>
          <w:color w:val="222222"/>
          <w:shd w:val="clear" w:color="auto" w:fill="FFFFFF"/>
        </w:rPr>
        <w:t>, </w:t>
      </w:r>
      <w:r w:rsidRPr="003B7369">
        <w:rPr>
          <w:i/>
          <w:iCs/>
          <w:color w:val="222222"/>
          <w:shd w:val="clear" w:color="auto" w:fill="FFFFFF"/>
        </w:rPr>
        <w:t>18</w:t>
      </w:r>
      <w:r w:rsidRPr="003B7369">
        <w:rPr>
          <w:color w:val="222222"/>
          <w:shd w:val="clear" w:color="auto" w:fill="FFFFFF"/>
        </w:rPr>
        <w:t>(2), p.e0282093.</w:t>
      </w:r>
    </w:p>
    <w:p w14:paraId="4E55B7CA" w14:textId="444A1DFC" w:rsidR="00000815" w:rsidRPr="003B7369" w:rsidRDefault="00000815" w:rsidP="003E3741">
      <w:pPr>
        <w:spacing w:before="100" w:beforeAutospacing="1" w:after="100" w:afterAutospacing="1" w:line="480" w:lineRule="auto"/>
        <w:rPr>
          <w:color w:val="222222"/>
          <w:shd w:val="clear" w:color="auto" w:fill="FFFFFF"/>
        </w:rPr>
      </w:pPr>
      <w:r w:rsidRPr="003B7369">
        <w:rPr>
          <w:color w:val="222222"/>
          <w:shd w:val="clear" w:color="auto" w:fill="FFFFFF"/>
        </w:rPr>
        <w:t>McCallie, K. L., &amp; Klukowski, M. (2022). Corticosterone in three species of free-ranging watersnakes: Testing for reproductive suppression and an association with body condition. </w:t>
      </w:r>
      <w:r w:rsidRPr="003B7369">
        <w:rPr>
          <w:i/>
          <w:iCs/>
          <w:color w:val="222222"/>
          <w:shd w:val="clear" w:color="auto" w:fill="FFFFFF"/>
        </w:rPr>
        <w:t>Comparative Biochemistry and Physiology Part A: Molecular &amp; Integrative Physiology</w:t>
      </w:r>
      <w:r w:rsidRPr="003B7369">
        <w:rPr>
          <w:color w:val="222222"/>
          <w:shd w:val="clear" w:color="auto" w:fill="FFFFFF"/>
        </w:rPr>
        <w:t>, </w:t>
      </w:r>
      <w:r w:rsidRPr="003B7369">
        <w:rPr>
          <w:i/>
          <w:iCs/>
          <w:color w:val="222222"/>
          <w:shd w:val="clear" w:color="auto" w:fill="FFFFFF"/>
        </w:rPr>
        <w:t>269</w:t>
      </w:r>
      <w:r w:rsidRPr="003B7369">
        <w:rPr>
          <w:color w:val="222222"/>
          <w:shd w:val="clear" w:color="auto" w:fill="FFFFFF"/>
        </w:rPr>
        <w:t>, 111214.</w:t>
      </w:r>
    </w:p>
    <w:p w14:paraId="4D1A966F" w14:textId="77777777" w:rsidR="00B16D01" w:rsidRPr="003B7369" w:rsidRDefault="00B16D01"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Meshaka, W. E., Mazzotti, F. J., &amp; Rochford, M. R. (2019) Ecological Plasticity and the Future of the Argentine Giant Tegu (Salvator merianae Dumeril and Bibron, 1839) in the Southeastern US, 18(4), 659-676 </w:t>
      </w:r>
    </w:p>
    <w:p w14:paraId="2D212249" w14:textId="77777777" w:rsidR="00FC0A45" w:rsidRPr="003B7369" w:rsidRDefault="00FC0A45"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Meylan, S., Belliure, J., Clobert, J., &amp; De Fraipont, M. (2002) Stress and Body Condition as Prenatal and Postnatal Determinants of Dispersal in the Common Lizard (Lacerta vivipara) Hormones and Behavior, 42(3), 319-326 </w:t>
      </w:r>
    </w:p>
    <w:p w14:paraId="52DC11E7" w14:textId="77777777" w:rsidR="00285454" w:rsidRPr="003B7369" w:rsidRDefault="00285454"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Miller, J. L. l., &amp; Erickson, M. L. (1974) On dummy variable regression analysis: A Description and Illustration of the Method. Sociological Methods &amp; Research, 2(4), 409-430 </w:t>
      </w:r>
    </w:p>
    <w:p w14:paraId="38CDE571" w14:textId="77777777" w:rsidR="00C23EB1" w:rsidRPr="003B7369" w:rsidRDefault="00C23EB1" w:rsidP="003E3741">
      <w:pPr>
        <w:spacing w:before="100" w:beforeAutospacing="1" w:after="100" w:afterAutospacing="1" w:line="480" w:lineRule="auto"/>
        <w:rPr>
          <w:color w:val="222222"/>
          <w:shd w:val="clear" w:color="auto" w:fill="FFFFFF"/>
        </w:rPr>
      </w:pPr>
      <w:r w:rsidRPr="003B7369">
        <w:rPr>
          <w:color w:val="222222"/>
          <w:shd w:val="clear" w:color="auto" w:fill="FFFFFF"/>
        </w:rPr>
        <w:t>Moore, I. T., &amp; Jessop, T. S. (2003). Stress, reproduction, and adrenocortical modulation in amphibians and reptiles. Hormones and Behavior, 43(1), 39-47.</w:t>
      </w:r>
    </w:p>
    <w:p w14:paraId="68F69F38" w14:textId="77777777" w:rsidR="00AF1531" w:rsidRPr="003B7369" w:rsidRDefault="00AF1531"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Nafus, M. G., Yackel Adams, A. A., Boback, S. M., Siers, S. R., &amp; Reed, R. N. (2020) Behavior, size, and body condition predict susceptibility to management and reflect post-treatment frequency shifts in an invasive snake. Global Ecology and Conservation, 21, e00834-e00834 </w:t>
      </w:r>
    </w:p>
    <w:p w14:paraId="22AADF9C" w14:textId="77777777" w:rsidR="00CD674B" w:rsidRPr="003B7369" w:rsidRDefault="00CD674B" w:rsidP="003E3741">
      <w:pPr>
        <w:spacing w:before="100" w:beforeAutospacing="1" w:after="100" w:afterAutospacing="1" w:line="480" w:lineRule="auto"/>
        <w:rPr>
          <w:color w:val="222222"/>
          <w:shd w:val="clear" w:color="auto" w:fill="FFFFFF"/>
        </w:rPr>
      </w:pPr>
      <w:r w:rsidRPr="003B7369">
        <w:rPr>
          <w:color w:val="222222"/>
          <w:shd w:val="clear" w:color="auto" w:fill="FFFFFF"/>
        </w:rPr>
        <w:lastRenderedPageBreak/>
        <w:t>Nash, R. D., Valencia, A. H., &amp; Geffen, A. J. (2006). The origin of Fulton’s condition factor—setting the record straight. Fisheries, 31(5), 236-238.</w:t>
      </w:r>
    </w:p>
    <w:p w14:paraId="79CF555A" w14:textId="3DAD5E25" w:rsidR="00E8528F" w:rsidRPr="003B7369" w:rsidRDefault="00465CA5" w:rsidP="003E3741">
      <w:pPr>
        <w:spacing w:before="100" w:beforeAutospacing="1" w:after="100" w:afterAutospacing="1" w:line="480" w:lineRule="auto"/>
        <w:rPr>
          <w:color w:val="222222"/>
          <w:shd w:val="clear" w:color="auto" w:fill="FFFFFF"/>
        </w:rPr>
      </w:pPr>
      <w:r w:rsidRPr="003B7369">
        <w:rPr>
          <w:color w:val="222222"/>
          <w:shd w:val="clear" w:color="auto" w:fill="FFFFFF"/>
        </w:rPr>
        <w:t>Ogle, D.H., Doll, J.C., Wheeler, P. and Dinno, A., 2021. FSA: fisheries stock analysis. R package version 0.9. 1. </w:t>
      </w:r>
      <w:r w:rsidRPr="003B7369">
        <w:rPr>
          <w:i/>
          <w:iCs/>
          <w:color w:val="222222"/>
          <w:shd w:val="clear" w:color="auto" w:fill="FFFFFF"/>
        </w:rPr>
        <w:t>Vienna: R Core team</w:t>
      </w:r>
      <w:r w:rsidRPr="003B7369">
        <w:rPr>
          <w:color w:val="222222"/>
          <w:shd w:val="clear" w:color="auto" w:fill="FFFFFF"/>
        </w:rPr>
        <w:t>.</w:t>
      </w:r>
    </w:p>
    <w:p w14:paraId="0DAFF24E" w14:textId="3644690D" w:rsidR="00083E47" w:rsidRPr="003B7369" w:rsidRDefault="00083E47" w:rsidP="003E3741">
      <w:pPr>
        <w:spacing w:before="100" w:beforeAutospacing="1" w:after="100" w:afterAutospacing="1" w:line="480" w:lineRule="auto"/>
        <w:rPr>
          <w:color w:val="222222"/>
          <w:shd w:val="clear" w:color="auto" w:fill="FFFFFF"/>
        </w:rPr>
      </w:pPr>
      <w:r w:rsidRPr="003B7369">
        <w:rPr>
          <w:color w:val="222222"/>
          <w:shd w:val="clear" w:color="auto" w:fill="FFFFFF"/>
        </w:rPr>
        <w:t>Pernas, T., Giardina, D.J., McKinley, A., Parns, A. and Mazzotti, F.J., 2012. First observations of nesting by the Argentine black and white tegu, Tupinambis merianae, in south Florida. </w:t>
      </w:r>
      <w:r w:rsidRPr="003B7369">
        <w:rPr>
          <w:i/>
          <w:iCs/>
          <w:color w:val="222222"/>
          <w:shd w:val="clear" w:color="auto" w:fill="FFFFFF"/>
        </w:rPr>
        <w:t>Southeastern Naturalist</w:t>
      </w:r>
      <w:r w:rsidRPr="003B7369">
        <w:rPr>
          <w:color w:val="222222"/>
          <w:shd w:val="clear" w:color="auto" w:fill="FFFFFF"/>
        </w:rPr>
        <w:t>, </w:t>
      </w:r>
      <w:r w:rsidRPr="003B7369">
        <w:rPr>
          <w:i/>
          <w:iCs/>
          <w:color w:val="222222"/>
          <w:shd w:val="clear" w:color="auto" w:fill="FFFFFF"/>
        </w:rPr>
        <w:t>11</w:t>
      </w:r>
      <w:r w:rsidRPr="003B7369">
        <w:rPr>
          <w:color w:val="222222"/>
          <w:shd w:val="clear" w:color="auto" w:fill="FFFFFF"/>
        </w:rPr>
        <w:t>(4), pp.765-770.</w:t>
      </w:r>
    </w:p>
    <w:p w14:paraId="4142D226" w14:textId="77777777" w:rsidR="002433E6" w:rsidRPr="003B7369" w:rsidRDefault="002433E6" w:rsidP="003E3741">
      <w:pPr>
        <w:spacing w:before="100" w:beforeAutospacing="1" w:after="100" w:afterAutospacing="1" w:line="480" w:lineRule="auto"/>
        <w:rPr>
          <w:color w:val="222222"/>
          <w:shd w:val="clear" w:color="auto" w:fill="FFFFFF"/>
        </w:rPr>
      </w:pPr>
      <w:r w:rsidRPr="003B7369">
        <w:rPr>
          <w:color w:val="222222"/>
          <w:shd w:val="clear" w:color="auto" w:fill="FFFFFF"/>
        </w:rPr>
        <w:t>Presch, W. (1973) A review of the tegus, lizard genus Tupinambis (Sauria: Teiidae) from South America. Copeia, 740-746</w:t>
      </w:r>
    </w:p>
    <w:p w14:paraId="44BF93C7" w14:textId="641CD057" w:rsidR="00083E47" w:rsidRPr="003B7369" w:rsidRDefault="008B387E" w:rsidP="003E3741">
      <w:pPr>
        <w:spacing w:before="100" w:beforeAutospacing="1" w:after="100" w:afterAutospacing="1" w:line="480" w:lineRule="auto"/>
        <w:rPr>
          <w:color w:val="222222"/>
          <w:shd w:val="clear" w:color="auto" w:fill="FFFFFF"/>
        </w:rPr>
      </w:pPr>
      <w:r w:rsidRPr="003B7369">
        <w:rPr>
          <w:color w:val="222222"/>
          <w:shd w:val="clear" w:color="auto" w:fill="FFFFFF"/>
        </w:rPr>
        <w:t>Quinn, D. P., Dallas, T. R., Cunningham, C. C., Hamilton, A. S., &amp; Funck, S. A. (2022). An incipient population of Argentine black and white tegus (Salvator merianae) in Charlotte County, Florida, USA. </w:t>
      </w:r>
      <w:r w:rsidRPr="003B7369">
        <w:rPr>
          <w:i/>
          <w:iCs/>
          <w:color w:val="222222"/>
          <w:shd w:val="clear" w:color="auto" w:fill="FFFFFF"/>
        </w:rPr>
        <w:t>Herpetological Conservation and Biology</w:t>
      </w:r>
      <w:r w:rsidRPr="003B7369">
        <w:rPr>
          <w:color w:val="222222"/>
          <w:shd w:val="clear" w:color="auto" w:fill="FFFFFF"/>
        </w:rPr>
        <w:t>, </w:t>
      </w:r>
      <w:r w:rsidRPr="003B7369">
        <w:rPr>
          <w:i/>
          <w:iCs/>
          <w:color w:val="222222"/>
          <w:shd w:val="clear" w:color="auto" w:fill="FFFFFF"/>
        </w:rPr>
        <w:t>17</w:t>
      </w:r>
      <w:r w:rsidRPr="003B7369">
        <w:rPr>
          <w:color w:val="222222"/>
          <w:shd w:val="clear" w:color="auto" w:fill="FFFFFF"/>
        </w:rPr>
        <w:t>(3), 539-547.</w:t>
      </w:r>
    </w:p>
    <w:p w14:paraId="7D1EB657" w14:textId="77777777" w:rsidR="00AE13D2" w:rsidRPr="003B7369" w:rsidRDefault="00AE13D2" w:rsidP="003E3741">
      <w:pPr>
        <w:spacing w:before="100" w:beforeAutospacing="1" w:after="100" w:afterAutospacing="1" w:line="480" w:lineRule="auto"/>
        <w:rPr>
          <w:color w:val="222222"/>
          <w:shd w:val="clear" w:color="auto" w:fill="FFFFFF"/>
        </w:rPr>
      </w:pPr>
      <w:r w:rsidRPr="003B7369">
        <w:rPr>
          <w:color w:val="222222"/>
          <w:shd w:val="clear" w:color="auto" w:fill="FFFFFF"/>
        </w:rPr>
        <w:t>Ricker, W. E. (1975). Computation and interpretation of biological statistics of fish populations. Bull. Fish. Res. Bd. Can., 191, 1-382.</w:t>
      </w:r>
    </w:p>
    <w:p w14:paraId="2F023442" w14:textId="77F6D302" w:rsidR="006B5284" w:rsidRPr="003B7369" w:rsidRDefault="006B5284" w:rsidP="003E3741">
      <w:pPr>
        <w:spacing w:before="100" w:beforeAutospacing="1" w:after="100" w:afterAutospacing="1" w:line="480" w:lineRule="auto"/>
        <w:rPr>
          <w:color w:val="222222"/>
          <w:shd w:val="clear" w:color="auto" w:fill="FFFFFF"/>
        </w:rPr>
      </w:pPr>
      <w:r w:rsidRPr="003B7369">
        <w:rPr>
          <w:color w:val="222222"/>
          <w:shd w:val="clear" w:color="auto" w:fill="FFFFFF"/>
        </w:rPr>
        <w:t xml:space="preserve">Schall, J. J., &amp; Pearson, A. R. (2000) Body condition of a Puerto Rican anole, Anolis gundlachi: Effect of a malaria parasite and weather variation. Journal of Herpetology, 34(3), 489-491 </w:t>
      </w:r>
    </w:p>
    <w:p w14:paraId="25B11829" w14:textId="2F4CCB5A" w:rsidR="003154CA" w:rsidRPr="005A2974" w:rsidRDefault="003154CA" w:rsidP="003E3741">
      <w:pPr>
        <w:spacing w:before="100" w:beforeAutospacing="1" w:after="100" w:afterAutospacing="1" w:line="480" w:lineRule="auto"/>
        <w:rPr>
          <w:color w:val="222222"/>
          <w:shd w:val="clear" w:color="auto" w:fill="FFFFFF"/>
          <w:lang w:val="pt-BR"/>
        </w:rPr>
      </w:pPr>
      <w:r w:rsidRPr="003B7369">
        <w:rPr>
          <w:color w:val="222222"/>
          <w:shd w:val="clear" w:color="auto" w:fill="FFFFFF"/>
        </w:rPr>
        <w:t xml:space="preserve">Schmitz, O. (2017) Predator and prey functional traits: understanding the adaptive machinery driving predator–prey interactions. </w:t>
      </w:r>
      <w:r w:rsidRPr="005A2974">
        <w:rPr>
          <w:color w:val="222222"/>
          <w:shd w:val="clear" w:color="auto" w:fill="FFFFFF"/>
          <w:lang w:val="pt-BR"/>
        </w:rPr>
        <w:t>F1000Research, 6, 1767-1767</w:t>
      </w:r>
      <w:r w:rsidR="00D37997" w:rsidRPr="005A2974">
        <w:rPr>
          <w:color w:val="222222"/>
          <w:shd w:val="clear" w:color="auto" w:fill="FFFFFF"/>
          <w:lang w:val="pt-BR"/>
        </w:rPr>
        <w:t>.</w:t>
      </w:r>
    </w:p>
    <w:p w14:paraId="3F70A527" w14:textId="2B4AA950" w:rsidR="00D37997" w:rsidRPr="003B7369" w:rsidRDefault="00D37997" w:rsidP="003E3741">
      <w:pPr>
        <w:spacing w:before="100" w:beforeAutospacing="1" w:after="100" w:afterAutospacing="1" w:line="480" w:lineRule="auto"/>
        <w:rPr>
          <w:color w:val="222222"/>
          <w:shd w:val="clear" w:color="auto" w:fill="FFFFFF"/>
        </w:rPr>
      </w:pPr>
      <w:r w:rsidRPr="005A2974">
        <w:rPr>
          <w:color w:val="222222"/>
          <w:shd w:val="clear" w:color="auto" w:fill="FFFFFF"/>
          <w:lang w:val="pt-BR"/>
        </w:rPr>
        <w:lastRenderedPageBreak/>
        <w:t>Scott, N., Pelegrin, N., Montero, R., Kacoliris, F., Fitzgerald, L., Carreira, S., Cacciali, P., Moravec, J., Cisneros-Heredia, D.F., Aparicio, J. &amp; Avila-Pires, T.C.S. 2016. </w:t>
      </w:r>
      <w:r w:rsidRPr="003B7369">
        <w:rPr>
          <w:i/>
          <w:iCs/>
          <w:color w:val="222222"/>
          <w:shd w:val="clear" w:color="auto" w:fill="FFFFFF"/>
        </w:rPr>
        <w:t>Salvator merianae</w:t>
      </w:r>
      <w:r w:rsidRPr="003B7369">
        <w:rPr>
          <w:color w:val="222222"/>
          <w:shd w:val="clear" w:color="auto" w:fill="FFFFFF"/>
        </w:rPr>
        <w:t>. </w:t>
      </w:r>
      <w:r w:rsidRPr="003B7369">
        <w:rPr>
          <w:i/>
          <w:iCs/>
          <w:color w:val="222222"/>
          <w:shd w:val="clear" w:color="auto" w:fill="FFFFFF"/>
        </w:rPr>
        <w:t>The IUCN Red List of Threatened Species</w:t>
      </w:r>
      <w:r w:rsidRPr="003B7369">
        <w:rPr>
          <w:color w:val="222222"/>
          <w:shd w:val="clear" w:color="auto" w:fill="FFFFFF"/>
        </w:rPr>
        <w:t> 2016: e.T178340A61322552. </w:t>
      </w:r>
      <w:hyperlink r:id="rId16" w:history="1">
        <w:r w:rsidRPr="003B7369">
          <w:rPr>
            <w:rStyle w:val="Hyperlink"/>
            <w:rFonts w:ascii="Times New Roman" w:hAnsi="Times New Roman"/>
            <w:shd w:val="clear" w:color="auto" w:fill="FFFFFF"/>
          </w:rPr>
          <w:t>https://dx.doi.org/10.2305/IUCN.UK.2016-1.RLTS.T178340A61322552.en</w:t>
        </w:r>
      </w:hyperlink>
      <w:r w:rsidRPr="003B7369">
        <w:rPr>
          <w:color w:val="222222"/>
          <w:shd w:val="clear" w:color="auto" w:fill="FFFFFF"/>
        </w:rPr>
        <w:t>. Accessed on 04 October 2024.</w:t>
      </w:r>
    </w:p>
    <w:p w14:paraId="1F16E7A0" w14:textId="77777777" w:rsidR="00FB2997" w:rsidRPr="003B7369" w:rsidRDefault="00FB2997" w:rsidP="003E3741">
      <w:pPr>
        <w:spacing w:before="100" w:beforeAutospacing="1" w:after="100" w:afterAutospacing="1" w:line="480" w:lineRule="auto"/>
        <w:rPr>
          <w:color w:val="222222"/>
          <w:shd w:val="clear" w:color="auto" w:fill="FFFFFF"/>
        </w:rPr>
      </w:pPr>
      <w:r w:rsidRPr="003B7369">
        <w:rPr>
          <w:color w:val="222222"/>
          <w:shd w:val="clear" w:color="auto" w:fill="FFFFFF"/>
        </w:rPr>
        <w:t>Shine, R., &amp; Madsen, T. (1997). Prey abundance and predator reproduction: rats and pythons on a tropical Australian floodplain. Ecology, 78(4), 1078-1086.</w:t>
      </w:r>
    </w:p>
    <w:p w14:paraId="4FBBA860" w14:textId="77777777" w:rsidR="00AA40CE" w:rsidRPr="003B7369" w:rsidRDefault="00AA40CE" w:rsidP="003E3741">
      <w:pPr>
        <w:spacing w:before="100" w:beforeAutospacing="1" w:after="100" w:afterAutospacing="1" w:line="480" w:lineRule="auto"/>
        <w:rPr>
          <w:color w:val="222222"/>
          <w:shd w:val="clear" w:color="auto" w:fill="FFFFFF"/>
        </w:rPr>
      </w:pPr>
      <w:r w:rsidRPr="003B7369">
        <w:rPr>
          <w:color w:val="222222"/>
          <w:shd w:val="clear" w:color="auto" w:fill="FFFFFF"/>
        </w:rPr>
        <w:t>Stevenson, R. D., &amp; Woods Jr, W. A. (2006). Condition indices for conservation: new uses for evolving tools. Integrative and comparative biology, 46(6), 1169-1190.</w:t>
      </w:r>
    </w:p>
    <w:p w14:paraId="62A28315" w14:textId="493F75C9" w:rsidR="0087215C" w:rsidRPr="003B7369" w:rsidRDefault="006736F1" w:rsidP="003E3741">
      <w:pPr>
        <w:spacing w:before="100" w:beforeAutospacing="1" w:after="100" w:afterAutospacing="1" w:line="480" w:lineRule="auto"/>
      </w:pPr>
      <w:r w:rsidRPr="003B7369">
        <w:t>Taylor, J.A., 1979. The foods and feeding habits of subadult Crocodylus porosus Schneider in northern Australia. </w:t>
      </w:r>
      <w:r w:rsidRPr="003B7369">
        <w:rPr>
          <w:i/>
          <w:iCs/>
        </w:rPr>
        <w:t>Wildlife Research</w:t>
      </w:r>
      <w:r w:rsidRPr="003B7369">
        <w:t>, </w:t>
      </w:r>
      <w:r w:rsidRPr="003B7369">
        <w:rPr>
          <w:i/>
          <w:iCs/>
        </w:rPr>
        <w:t>6</w:t>
      </w:r>
      <w:r w:rsidRPr="003B7369">
        <w:t>(3), pp.347-359.</w:t>
      </w:r>
    </w:p>
    <w:p w14:paraId="70DB9F59" w14:textId="77777777" w:rsidR="00022144" w:rsidRPr="003B7369" w:rsidRDefault="00022144" w:rsidP="003E3741">
      <w:pPr>
        <w:spacing w:before="100" w:beforeAutospacing="1" w:after="100" w:afterAutospacing="1" w:line="480" w:lineRule="auto"/>
      </w:pPr>
      <w:r w:rsidRPr="003B7369">
        <w:t>Tukey, J. W. (1977) Exploratory data analysis (Vol. 2, pp. 131-160)</w:t>
      </w:r>
    </w:p>
    <w:p w14:paraId="0CAB53A5" w14:textId="77777777" w:rsidR="00AF5D13" w:rsidRPr="003B7369" w:rsidRDefault="00AF5D13" w:rsidP="003E3741">
      <w:pPr>
        <w:spacing w:before="100" w:beforeAutospacing="1" w:after="100" w:afterAutospacing="1" w:line="480" w:lineRule="auto"/>
      </w:pPr>
      <w:r w:rsidRPr="003B7369">
        <w:t>Tyrrell, C. L., Christy, M. T., Rodda, G. H., Adams, A. A. Y., Ellingson, A. R., Savidge, J. A., Bischof, R. (2009) Evaluation of trap capture in a geographically closed population of brown treesnakes on Guam. Journal of Applied Ecology, 46, 128-135.</w:t>
      </w:r>
    </w:p>
    <w:p w14:paraId="3055F387" w14:textId="41F4CCA5" w:rsidR="001F143E" w:rsidRPr="003B7369" w:rsidRDefault="001F143E" w:rsidP="003E3741">
      <w:pPr>
        <w:spacing w:before="100" w:beforeAutospacing="1" w:after="100" w:afterAutospacing="1" w:line="480" w:lineRule="auto"/>
      </w:pPr>
      <w:r w:rsidRPr="003B7369">
        <w:t>Underwood, W. and Anthony, R., 2020. AVMA guidelines for the euthanasia of animals: 2020 edition. </w:t>
      </w:r>
      <w:r w:rsidRPr="003B7369">
        <w:rPr>
          <w:i/>
          <w:iCs/>
        </w:rPr>
        <w:t>Retrieved on March</w:t>
      </w:r>
      <w:r w:rsidRPr="003B7369">
        <w:t>, </w:t>
      </w:r>
      <w:r w:rsidRPr="003B7369">
        <w:rPr>
          <w:i/>
          <w:iCs/>
        </w:rPr>
        <w:t>2013</w:t>
      </w:r>
      <w:r w:rsidRPr="003B7369">
        <w:t>(30), pp.2020-1.</w:t>
      </w:r>
    </w:p>
    <w:p w14:paraId="1257BC24" w14:textId="77777777" w:rsidR="001867F9" w:rsidRPr="003B7369" w:rsidRDefault="001867F9" w:rsidP="003E3741">
      <w:pPr>
        <w:spacing w:before="100" w:beforeAutospacing="1" w:after="100" w:afterAutospacing="1" w:line="480" w:lineRule="auto"/>
      </w:pPr>
      <w:r w:rsidRPr="003B7369">
        <w:t>Venables, W. N., &amp; Ripley, B. D. (2002) Modern Applied Statistics with S (4 ed.). Springer</w:t>
      </w:r>
    </w:p>
    <w:p w14:paraId="0D44B5BD" w14:textId="49A099DE" w:rsidR="00EF6086" w:rsidRPr="003B7369" w:rsidRDefault="00A67BB6" w:rsidP="003E3741">
      <w:pPr>
        <w:spacing w:before="100" w:beforeAutospacing="1" w:after="100" w:afterAutospacing="1" w:line="480" w:lineRule="auto"/>
      </w:pPr>
      <w:r w:rsidRPr="003B7369">
        <w:t>Wickham, H. (2016) ggplot2: Elegant Graphics for Data Analysis. Springer</w:t>
      </w:r>
    </w:p>
    <w:p w14:paraId="1E5FB2B0" w14:textId="5DB73D23" w:rsidR="00BA7E75" w:rsidRPr="003B7369" w:rsidRDefault="003D3F0F" w:rsidP="00947DAE">
      <w:pPr>
        <w:spacing w:before="100" w:beforeAutospacing="1" w:after="100" w:afterAutospacing="1" w:line="480" w:lineRule="auto"/>
      </w:pPr>
      <w:r w:rsidRPr="003B7369">
        <w:lastRenderedPageBreak/>
        <w:t>Wickham, H., François, R., Henry, L. and Müller, K., 2021. RStudio (2015) dplyr: a grammar of data manipulation. </w:t>
      </w:r>
      <w:r w:rsidRPr="003B7369">
        <w:rPr>
          <w:i/>
          <w:iCs/>
        </w:rPr>
        <w:t>R package version 0.4</w:t>
      </w:r>
      <w:r w:rsidRPr="003B7369">
        <w:t>, </w:t>
      </w:r>
      <w:r w:rsidRPr="003B7369">
        <w:rPr>
          <w:i/>
          <w:iCs/>
        </w:rPr>
        <w:t>3</w:t>
      </w:r>
      <w:r w:rsidRPr="003B7369">
        <w:t>, p.156.</w:t>
      </w:r>
    </w:p>
    <w:sectPr w:rsidR="00BA7E75" w:rsidRPr="003B7369" w:rsidSect="00947DA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Reviewer" w:date="2024-10-14T12:01:00Z" w:initials="R">
    <w:p w14:paraId="507CE489" w14:textId="77777777" w:rsidR="005D57CC" w:rsidRDefault="005D57CC" w:rsidP="005D57CC">
      <w:pPr>
        <w:pStyle w:val="CommentText"/>
      </w:pPr>
      <w:r>
        <w:rPr>
          <w:rStyle w:val="CommentReference"/>
        </w:rPr>
        <w:annotationRef/>
      </w:r>
      <w:r>
        <w:t>Include a conclusive phrase one from the discussion once this one is done.</w:t>
      </w:r>
    </w:p>
  </w:comment>
  <w:comment w:id="3" w:author="Reviewer" w:date="2024-10-04T09:23:00Z" w:initials="R">
    <w:p w14:paraId="4DDF091F" w14:textId="1F8A776F" w:rsidR="00EB45E3" w:rsidRDefault="00EB45E3" w:rsidP="00EB45E3">
      <w:pPr>
        <w:pStyle w:val="CommentText"/>
      </w:pPr>
      <w:r>
        <w:rPr>
          <w:rStyle w:val="CommentReference"/>
        </w:rPr>
        <w:annotationRef/>
      </w:r>
      <w:r>
        <w:t>This was what I was expecting. Y’all agree?</w:t>
      </w:r>
    </w:p>
  </w:comment>
  <w:comment w:id="7" w:author="Reviewer" w:date="2024-10-14T08:30:00Z" w:initials="R">
    <w:p w14:paraId="6AC29BDD" w14:textId="77777777" w:rsidR="00763BE0" w:rsidRDefault="005A4A87" w:rsidP="00763BE0">
      <w:pPr>
        <w:pStyle w:val="CommentText"/>
      </w:pPr>
      <w:r>
        <w:rPr>
          <w:rStyle w:val="CommentReference"/>
        </w:rPr>
        <w:annotationRef/>
      </w:r>
      <w:r w:rsidR="00763BE0">
        <w:t>Lets include here something about the reasoning behind the collection of these tegus in the native rage. Part of a project? Rangers colleecting data? Etc. That will help to explain why not all the data have coordinates.</w:t>
      </w:r>
    </w:p>
  </w:comment>
  <w:comment w:id="10" w:author="Balaguera-Reina,Sergio" w:date="2024-09-17T11:43:00Z" w:initials="Ba">
    <w:p w14:paraId="11A29911" w14:textId="28B0CAD8" w:rsidR="333BAD8D" w:rsidRDefault="333BAD8D">
      <w:pPr>
        <w:pStyle w:val="CommentText"/>
      </w:pPr>
      <w:r>
        <w:t>Is this what you meant?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07CE489" w15:done="0"/>
  <w15:commentEx w15:paraId="4DDF091F" w15:done="0"/>
  <w15:commentEx w15:paraId="6AC29BDD" w15:done="0"/>
  <w15:commentEx w15:paraId="11A299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DFDDCB" w16cex:dateUtc="2024-10-14T16:01:00Z"/>
  <w16cex:commentExtensible w16cex:durableId="1F452A13" w16cex:dateUtc="2024-10-04T13:23:00Z"/>
  <w16cex:commentExtensible w16cex:durableId="330D8432" w16cex:dateUtc="2024-10-14T12:30:00Z"/>
  <w16cex:commentExtensible w16cex:durableId="3DA837B2" w16cex:dateUtc="2024-09-17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07CE489" w16cid:durableId="50DFDDCB"/>
  <w16cid:commentId w16cid:paraId="4DDF091F" w16cid:durableId="1F452A13"/>
  <w16cid:commentId w16cid:paraId="6AC29BDD" w16cid:durableId="330D8432"/>
  <w16cid:commentId w16cid:paraId="11A29911" w16cid:durableId="3DA837B2"/>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DFEE1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938D2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7603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44AE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58C480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9681E0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5CA3D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DC8D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38C92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5B022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83A086D"/>
    <w:multiLevelType w:val="hybridMultilevel"/>
    <w:tmpl w:val="C3A63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757055">
    <w:abstractNumId w:val="12"/>
  </w:num>
  <w:num w:numId="2" w16cid:durableId="1130366858">
    <w:abstractNumId w:val="10"/>
  </w:num>
  <w:num w:numId="3" w16cid:durableId="1374232535">
    <w:abstractNumId w:val="11"/>
  </w:num>
  <w:num w:numId="4" w16cid:durableId="1868172417">
    <w:abstractNumId w:val="13"/>
  </w:num>
  <w:num w:numId="5" w16cid:durableId="1574468646">
    <w:abstractNumId w:val="9"/>
  </w:num>
  <w:num w:numId="6" w16cid:durableId="24522729">
    <w:abstractNumId w:val="7"/>
  </w:num>
  <w:num w:numId="7" w16cid:durableId="801733255">
    <w:abstractNumId w:val="6"/>
  </w:num>
  <w:num w:numId="8" w16cid:durableId="515265589">
    <w:abstractNumId w:val="5"/>
  </w:num>
  <w:num w:numId="9" w16cid:durableId="437870615">
    <w:abstractNumId w:val="4"/>
  </w:num>
  <w:num w:numId="10" w16cid:durableId="2010866331">
    <w:abstractNumId w:val="8"/>
  </w:num>
  <w:num w:numId="11" w16cid:durableId="721825993">
    <w:abstractNumId w:val="3"/>
  </w:num>
  <w:num w:numId="12" w16cid:durableId="1991977724">
    <w:abstractNumId w:val="2"/>
  </w:num>
  <w:num w:numId="13" w16cid:durableId="455762437">
    <w:abstractNumId w:val="1"/>
  </w:num>
  <w:num w:numId="14" w16cid:durableId="1668435964">
    <w:abstractNumId w:val="0"/>
  </w:num>
  <w:num w:numId="15" w16cid:durableId="83541601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viewer">
    <w15:presenceInfo w15:providerId="None" w15:userId="Reviewer"/>
  </w15:person>
  <w15:person w15:author="Frank J. Mazzotti">
    <w15:presenceInfo w15:providerId="AD" w15:userId="S::fjma@ufl.edu::2c3bf404-1738-456f-95ae-304509150a9e"/>
  </w15:person>
  <w15:person w15:author="Balaguera-Reina,Sergio">
    <w15:presenceInfo w15:providerId="AD" w15:userId="S::sergio.balaguera@ufl.edu::f5cd4aae-aea1-4908-a970-0ea4626bff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C86"/>
    <w:rsid w:val="00000815"/>
    <w:rsid w:val="00001538"/>
    <w:rsid w:val="00001C15"/>
    <w:rsid w:val="00001C67"/>
    <w:rsid w:val="0000213D"/>
    <w:rsid w:val="00002D0D"/>
    <w:rsid w:val="00003E85"/>
    <w:rsid w:val="000042C4"/>
    <w:rsid w:val="0000476A"/>
    <w:rsid w:val="00004E71"/>
    <w:rsid w:val="00010A28"/>
    <w:rsid w:val="00011E82"/>
    <w:rsid w:val="00012D33"/>
    <w:rsid w:val="00012D88"/>
    <w:rsid w:val="00014B04"/>
    <w:rsid w:val="00015561"/>
    <w:rsid w:val="00017141"/>
    <w:rsid w:val="000173E0"/>
    <w:rsid w:val="00022144"/>
    <w:rsid w:val="00024750"/>
    <w:rsid w:val="00025D2E"/>
    <w:rsid w:val="0002607F"/>
    <w:rsid w:val="00026501"/>
    <w:rsid w:val="00031428"/>
    <w:rsid w:val="00031D30"/>
    <w:rsid w:val="00031F0C"/>
    <w:rsid w:val="000357B9"/>
    <w:rsid w:val="000358E3"/>
    <w:rsid w:val="00035F31"/>
    <w:rsid w:val="0003658E"/>
    <w:rsid w:val="00037888"/>
    <w:rsid w:val="00037B00"/>
    <w:rsid w:val="00040AF0"/>
    <w:rsid w:val="00040B51"/>
    <w:rsid w:val="00041DC0"/>
    <w:rsid w:val="00043655"/>
    <w:rsid w:val="00045539"/>
    <w:rsid w:val="0004569D"/>
    <w:rsid w:val="00046BB7"/>
    <w:rsid w:val="00046EE2"/>
    <w:rsid w:val="000473F9"/>
    <w:rsid w:val="0004750C"/>
    <w:rsid w:val="00052E64"/>
    <w:rsid w:val="00053898"/>
    <w:rsid w:val="000544CF"/>
    <w:rsid w:val="00055A54"/>
    <w:rsid w:val="000561BA"/>
    <w:rsid w:val="00057108"/>
    <w:rsid w:val="0006142E"/>
    <w:rsid w:val="00061A4C"/>
    <w:rsid w:val="00062576"/>
    <w:rsid w:val="00063B1E"/>
    <w:rsid w:val="00063E37"/>
    <w:rsid w:val="00066230"/>
    <w:rsid w:val="00070013"/>
    <w:rsid w:val="000703A0"/>
    <w:rsid w:val="00071781"/>
    <w:rsid w:val="00072149"/>
    <w:rsid w:val="00072B7A"/>
    <w:rsid w:val="00073528"/>
    <w:rsid w:val="00073AC8"/>
    <w:rsid w:val="000750FC"/>
    <w:rsid w:val="00076FCD"/>
    <w:rsid w:val="0007714E"/>
    <w:rsid w:val="0008126D"/>
    <w:rsid w:val="00083E47"/>
    <w:rsid w:val="00091B23"/>
    <w:rsid w:val="00093C6D"/>
    <w:rsid w:val="000967C2"/>
    <w:rsid w:val="00096977"/>
    <w:rsid w:val="000A2236"/>
    <w:rsid w:val="000A42A8"/>
    <w:rsid w:val="000A4584"/>
    <w:rsid w:val="000A589A"/>
    <w:rsid w:val="000A5F44"/>
    <w:rsid w:val="000A6254"/>
    <w:rsid w:val="000B210A"/>
    <w:rsid w:val="000B26D3"/>
    <w:rsid w:val="000B442A"/>
    <w:rsid w:val="000B45D5"/>
    <w:rsid w:val="000B4ECF"/>
    <w:rsid w:val="000B5B21"/>
    <w:rsid w:val="000B6D4A"/>
    <w:rsid w:val="000B6E01"/>
    <w:rsid w:val="000C0A6C"/>
    <w:rsid w:val="000C146B"/>
    <w:rsid w:val="000C2B68"/>
    <w:rsid w:val="000C3743"/>
    <w:rsid w:val="000C494B"/>
    <w:rsid w:val="000C556F"/>
    <w:rsid w:val="000C752B"/>
    <w:rsid w:val="000D0DEE"/>
    <w:rsid w:val="000D290C"/>
    <w:rsid w:val="000D2B23"/>
    <w:rsid w:val="000D5D93"/>
    <w:rsid w:val="000D61AE"/>
    <w:rsid w:val="000E0FE2"/>
    <w:rsid w:val="000E180D"/>
    <w:rsid w:val="000E390D"/>
    <w:rsid w:val="000E5127"/>
    <w:rsid w:val="000E66C2"/>
    <w:rsid w:val="000F055C"/>
    <w:rsid w:val="000F08DD"/>
    <w:rsid w:val="000F4B6C"/>
    <w:rsid w:val="000F6079"/>
    <w:rsid w:val="000F7698"/>
    <w:rsid w:val="001067A1"/>
    <w:rsid w:val="00111312"/>
    <w:rsid w:val="00111AC5"/>
    <w:rsid w:val="00111DA3"/>
    <w:rsid w:val="00112D38"/>
    <w:rsid w:val="001132E7"/>
    <w:rsid w:val="001136F6"/>
    <w:rsid w:val="0011481C"/>
    <w:rsid w:val="00124666"/>
    <w:rsid w:val="00124D07"/>
    <w:rsid w:val="00125719"/>
    <w:rsid w:val="0012599F"/>
    <w:rsid w:val="00125EC7"/>
    <w:rsid w:val="00126546"/>
    <w:rsid w:val="00127A76"/>
    <w:rsid w:val="00132DAE"/>
    <w:rsid w:val="00134FB9"/>
    <w:rsid w:val="00142998"/>
    <w:rsid w:val="0014628D"/>
    <w:rsid w:val="00147E27"/>
    <w:rsid w:val="00151C18"/>
    <w:rsid w:val="0015247D"/>
    <w:rsid w:val="001535FF"/>
    <w:rsid w:val="0015C362"/>
    <w:rsid w:val="00161C86"/>
    <w:rsid w:val="00162CCF"/>
    <w:rsid w:val="00167C97"/>
    <w:rsid w:val="00170A7C"/>
    <w:rsid w:val="0017228F"/>
    <w:rsid w:val="00173F32"/>
    <w:rsid w:val="00175E96"/>
    <w:rsid w:val="00177A55"/>
    <w:rsid w:val="00177C42"/>
    <w:rsid w:val="00177DCA"/>
    <w:rsid w:val="00180616"/>
    <w:rsid w:val="00183078"/>
    <w:rsid w:val="00183887"/>
    <w:rsid w:val="00183E7C"/>
    <w:rsid w:val="00183EA1"/>
    <w:rsid w:val="00185680"/>
    <w:rsid w:val="001867F9"/>
    <w:rsid w:val="00187F42"/>
    <w:rsid w:val="00190F2B"/>
    <w:rsid w:val="0019281B"/>
    <w:rsid w:val="00193562"/>
    <w:rsid w:val="00193BD8"/>
    <w:rsid w:val="0019458E"/>
    <w:rsid w:val="00194F41"/>
    <w:rsid w:val="00197F35"/>
    <w:rsid w:val="001A38B4"/>
    <w:rsid w:val="001A3D40"/>
    <w:rsid w:val="001B0FE6"/>
    <w:rsid w:val="001B1070"/>
    <w:rsid w:val="001B16E4"/>
    <w:rsid w:val="001B2835"/>
    <w:rsid w:val="001B47F7"/>
    <w:rsid w:val="001B5896"/>
    <w:rsid w:val="001C0985"/>
    <w:rsid w:val="001C1649"/>
    <w:rsid w:val="001C3E9D"/>
    <w:rsid w:val="001C627A"/>
    <w:rsid w:val="001C7AB0"/>
    <w:rsid w:val="001D26DC"/>
    <w:rsid w:val="001D2B09"/>
    <w:rsid w:val="001E3692"/>
    <w:rsid w:val="001E4E0A"/>
    <w:rsid w:val="001E5627"/>
    <w:rsid w:val="001E6797"/>
    <w:rsid w:val="001E7BDF"/>
    <w:rsid w:val="001F0119"/>
    <w:rsid w:val="001F048A"/>
    <w:rsid w:val="001F0814"/>
    <w:rsid w:val="001F143E"/>
    <w:rsid w:val="001F2837"/>
    <w:rsid w:val="001F2860"/>
    <w:rsid w:val="001F2F5C"/>
    <w:rsid w:val="001F4DFC"/>
    <w:rsid w:val="001F6A77"/>
    <w:rsid w:val="002017D1"/>
    <w:rsid w:val="00202BE0"/>
    <w:rsid w:val="002052B3"/>
    <w:rsid w:val="0020655E"/>
    <w:rsid w:val="0020661E"/>
    <w:rsid w:val="00206858"/>
    <w:rsid w:val="0020716A"/>
    <w:rsid w:val="00221DC9"/>
    <w:rsid w:val="002220CB"/>
    <w:rsid w:val="00222916"/>
    <w:rsid w:val="00223D32"/>
    <w:rsid w:val="00224A73"/>
    <w:rsid w:val="0022510D"/>
    <w:rsid w:val="00225BEC"/>
    <w:rsid w:val="0022641B"/>
    <w:rsid w:val="002271C5"/>
    <w:rsid w:val="002272B3"/>
    <w:rsid w:val="00227B28"/>
    <w:rsid w:val="00230372"/>
    <w:rsid w:val="002354E6"/>
    <w:rsid w:val="0023600C"/>
    <w:rsid w:val="002361DC"/>
    <w:rsid w:val="00241A43"/>
    <w:rsid w:val="00241CF6"/>
    <w:rsid w:val="00242769"/>
    <w:rsid w:val="002433E6"/>
    <w:rsid w:val="00244D25"/>
    <w:rsid w:val="00246074"/>
    <w:rsid w:val="002468C8"/>
    <w:rsid w:val="00250370"/>
    <w:rsid w:val="00250E6F"/>
    <w:rsid w:val="002515F2"/>
    <w:rsid w:val="00253D20"/>
    <w:rsid w:val="00253E2F"/>
    <w:rsid w:val="0025455B"/>
    <w:rsid w:val="00254C74"/>
    <w:rsid w:val="00254C9E"/>
    <w:rsid w:val="0025579E"/>
    <w:rsid w:val="00255CB5"/>
    <w:rsid w:val="00257427"/>
    <w:rsid w:val="00261C11"/>
    <w:rsid w:val="00261E48"/>
    <w:rsid w:val="00263952"/>
    <w:rsid w:val="00265028"/>
    <w:rsid w:val="002651F2"/>
    <w:rsid w:val="0026622A"/>
    <w:rsid w:val="00266AF7"/>
    <w:rsid w:val="0027118F"/>
    <w:rsid w:val="00272F91"/>
    <w:rsid w:val="00276ABA"/>
    <w:rsid w:val="00281A10"/>
    <w:rsid w:val="00282400"/>
    <w:rsid w:val="00282F1E"/>
    <w:rsid w:val="00284A4C"/>
    <w:rsid w:val="00285454"/>
    <w:rsid w:val="00286BB2"/>
    <w:rsid w:val="00290AF9"/>
    <w:rsid w:val="0029567E"/>
    <w:rsid w:val="00296CBF"/>
    <w:rsid w:val="002979CF"/>
    <w:rsid w:val="002A02CC"/>
    <w:rsid w:val="002A5FAC"/>
    <w:rsid w:val="002B3A93"/>
    <w:rsid w:val="002B5E3C"/>
    <w:rsid w:val="002B5F87"/>
    <w:rsid w:val="002B633E"/>
    <w:rsid w:val="002C0A38"/>
    <w:rsid w:val="002C1FE7"/>
    <w:rsid w:val="002C38A9"/>
    <w:rsid w:val="002C7569"/>
    <w:rsid w:val="002C7CBE"/>
    <w:rsid w:val="002D150F"/>
    <w:rsid w:val="002D2F55"/>
    <w:rsid w:val="002D323D"/>
    <w:rsid w:val="002D3ACB"/>
    <w:rsid w:val="002D6B6C"/>
    <w:rsid w:val="002E102C"/>
    <w:rsid w:val="002E1B0E"/>
    <w:rsid w:val="002E3028"/>
    <w:rsid w:val="002E506F"/>
    <w:rsid w:val="002E51E5"/>
    <w:rsid w:val="002E6057"/>
    <w:rsid w:val="002E7208"/>
    <w:rsid w:val="002F33D9"/>
    <w:rsid w:val="002F3670"/>
    <w:rsid w:val="002F4327"/>
    <w:rsid w:val="002F47AE"/>
    <w:rsid w:val="002F5E54"/>
    <w:rsid w:val="002F7394"/>
    <w:rsid w:val="00301CDF"/>
    <w:rsid w:val="00302053"/>
    <w:rsid w:val="0030258E"/>
    <w:rsid w:val="003059D4"/>
    <w:rsid w:val="003078E7"/>
    <w:rsid w:val="00307E6E"/>
    <w:rsid w:val="00310F54"/>
    <w:rsid w:val="00312BBA"/>
    <w:rsid w:val="003154A2"/>
    <w:rsid w:val="003154CA"/>
    <w:rsid w:val="0032237B"/>
    <w:rsid w:val="0032554F"/>
    <w:rsid w:val="003312BC"/>
    <w:rsid w:val="003326BA"/>
    <w:rsid w:val="00332FBA"/>
    <w:rsid w:val="00336DA7"/>
    <w:rsid w:val="00341639"/>
    <w:rsid w:val="00342068"/>
    <w:rsid w:val="0034302C"/>
    <w:rsid w:val="00345741"/>
    <w:rsid w:val="00346504"/>
    <w:rsid w:val="0035336D"/>
    <w:rsid w:val="0035564D"/>
    <w:rsid w:val="00356B3B"/>
    <w:rsid w:val="00357631"/>
    <w:rsid w:val="00361742"/>
    <w:rsid w:val="00364CD8"/>
    <w:rsid w:val="0036583B"/>
    <w:rsid w:val="00367A68"/>
    <w:rsid w:val="003727C5"/>
    <w:rsid w:val="0037365E"/>
    <w:rsid w:val="003739D9"/>
    <w:rsid w:val="00373BB2"/>
    <w:rsid w:val="003759C5"/>
    <w:rsid w:val="003763BD"/>
    <w:rsid w:val="0037755E"/>
    <w:rsid w:val="0037755F"/>
    <w:rsid w:val="0038358E"/>
    <w:rsid w:val="0038372C"/>
    <w:rsid w:val="00386A20"/>
    <w:rsid w:val="00386A64"/>
    <w:rsid w:val="0038763D"/>
    <w:rsid w:val="00393704"/>
    <w:rsid w:val="00394170"/>
    <w:rsid w:val="00396AEA"/>
    <w:rsid w:val="003A4C03"/>
    <w:rsid w:val="003A5164"/>
    <w:rsid w:val="003A69F2"/>
    <w:rsid w:val="003A7FC8"/>
    <w:rsid w:val="003B192D"/>
    <w:rsid w:val="003B4934"/>
    <w:rsid w:val="003B4CA5"/>
    <w:rsid w:val="003B607B"/>
    <w:rsid w:val="003B65D5"/>
    <w:rsid w:val="003B7369"/>
    <w:rsid w:val="003C004D"/>
    <w:rsid w:val="003C1019"/>
    <w:rsid w:val="003C2DC3"/>
    <w:rsid w:val="003C4699"/>
    <w:rsid w:val="003C6698"/>
    <w:rsid w:val="003D0DB8"/>
    <w:rsid w:val="003D187D"/>
    <w:rsid w:val="003D3F0F"/>
    <w:rsid w:val="003D4FCD"/>
    <w:rsid w:val="003D613E"/>
    <w:rsid w:val="003D64D6"/>
    <w:rsid w:val="003D6738"/>
    <w:rsid w:val="003D7E1C"/>
    <w:rsid w:val="003E3741"/>
    <w:rsid w:val="003E42F6"/>
    <w:rsid w:val="003E4702"/>
    <w:rsid w:val="003E5EFC"/>
    <w:rsid w:val="003E693C"/>
    <w:rsid w:val="003E71A2"/>
    <w:rsid w:val="003F27CD"/>
    <w:rsid w:val="003F3FFA"/>
    <w:rsid w:val="003F73CE"/>
    <w:rsid w:val="003F7C65"/>
    <w:rsid w:val="004011DB"/>
    <w:rsid w:val="00403A02"/>
    <w:rsid w:val="00406C8F"/>
    <w:rsid w:val="00407BA8"/>
    <w:rsid w:val="00410B10"/>
    <w:rsid w:val="00410F15"/>
    <w:rsid w:val="004201DD"/>
    <w:rsid w:val="00420D80"/>
    <w:rsid w:val="00420EF6"/>
    <w:rsid w:val="0042148B"/>
    <w:rsid w:val="00421FD4"/>
    <w:rsid w:val="0042202B"/>
    <w:rsid w:val="0042346B"/>
    <w:rsid w:val="004237D6"/>
    <w:rsid w:val="00424A66"/>
    <w:rsid w:val="00425F05"/>
    <w:rsid w:val="0042645E"/>
    <w:rsid w:val="00430398"/>
    <w:rsid w:val="00430895"/>
    <w:rsid w:val="004311F4"/>
    <w:rsid w:val="0043234A"/>
    <w:rsid w:val="00433A64"/>
    <w:rsid w:val="0043669D"/>
    <w:rsid w:val="00440383"/>
    <w:rsid w:val="00441ABF"/>
    <w:rsid w:val="00442CA3"/>
    <w:rsid w:val="00446FF3"/>
    <w:rsid w:val="00447042"/>
    <w:rsid w:val="00447930"/>
    <w:rsid w:val="00447A51"/>
    <w:rsid w:val="00451908"/>
    <w:rsid w:val="004524AD"/>
    <w:rsid w:val="004545DD"/>
    <w:rsid w:val="004546AE"/>
    <w:rsid w:val="00457C82"/>
    <w:rsid w:val="00457F79"/>
    <w:rsid w:val="0046041B"/>
    <w:rsid w:val="00460FF7"/>
    <w:rsid w:val="00462D0D"/>
    <w:rsid w:val="00465791"/>
    <w:rsid w:val="00465CA5"/>
    <w:rsid w:val="004667D8"/>
    <w:rsid w:val="0047035E"/>
    <w:rsid w:val="00471399"/>
    <w:rsid w:val="00471AA0"/>
    <w:rsid w:val="004740BC"/>
    <w:rsid w:val="00474B72"/>
    <w:rsid w:val="0047594D"/>
    <w:rsid w:val="00477B81"/>
    <w:rsid w:val="00480EBE"/>
    <w:rsid w:val="00482011"/>
    <w:rsid w:val="004843D1"/>
    <w:rsid w:val="00485F9F"/>
    <w:rsid w:val="00486B1D"/>
    <w:rsid w:val="00487D74"/>
    <w:rsid w:val="00490CCF"/>
    <w:rsid w:val="00491AFA"/>
    <w:rsid w:val="00491E05"/>
    <w:rsid w:val="00493430"/>
    <w:rsid w:val="00493596"/>
    <w:rsid w:val="004946D2"/>
    <w:rsid w:val="004975ED"/>
    <w:rsid w:val="004978A6"/>
    <w:rsid w:val="004A134E"/>
    <w:rsid w:val="004A2E63"/>
    <w:rsid w:val="004A31E2"/>
    <w:rsid w:val="004A58AD"/>
    <w:rsid w:val="004A5C0E"/>
    <w:rsid w:val="004B0DBE"/>
    <w:rsid w:val="004B13D6"/>
    <w:rsid w:val="004B1CA0"/>
    <w:rsid w:val="004B3AD2"/>
    <w:rsid w:val="004B3CEB"/>
    <w:rsid w:val="004B45AE"/>
    <w:rsid w:val="004B6314"/>
    <w:rsid w:val="004B6AEF"/>
    <w:rsid w:val="004B728F"/>
    <w:rsid w:val="004B76A4"/>
    <w:rsid w:val="004C11ED"/>
    <w:rsid w:val="004C1656"/>
    <w:rsid w:val="004C3C4C"/>
    <w:rsid w:val="004C4DFF"/>
    <w:rsid w:val="004C5113"/>
    <w:rsid w:val="004D08F6"/>
    <w:rsid w:val="004D2207"/>
    <w:rsid w:val="004D4A06"/>
    <w:rsid w:val="004D4CD0"/>
    <w:rsid w:val="004D7ECA"/>
    <w:rsid w:val="004D7F0B"/>
    <w:rsid w:val="004E2B28"/>
    <w:rsid w:val="004E314C"/>
    <w:rsid w:val="004E3F51"/>
    <w:rsid w:val="004E4F56"/>
    <w:rsid w:val="004E7DAE"/>
    <w:rsid w:val="004F17A1"/>
    <w:rsid w:val="004F1EE3"/>
    <w:rsid w:val="004F7A1B"/>
    <w:rsid w:val="0050084B"/>
    <w:rsid w:val="0050162B"/>
    <w:rsid w:val="0050166B"/>
    <w:rsid w:val="00502153"/>
    <w:rsid w:val="0050274A"/>
    <w:rsid w:val="00502EAD"/>
    <w:rsid w:val="005047B0"/>
    <w:rsid w:val="00504937"/>
    <w:rsid w:val="00507ECA"/>
    <w:rsid w:val="00511B71"/>
    <w:rsid w:val="00514CD3"/>
    <w:rsid w:val="005160DB"/>
    <w:rsid w:val="00521ED6"/>
    <w:rsid w:val="0052488B"/>
    <w:rsid w:val="00524ABB"/>
    <w:rsid w:val="00526DA3"/>
    <w:rsid w:val="005276C3"/>
    <w:rsid w:val="0053131A"/>
    <w:rsid w:val="00532716"/>
    <w:rsid w:val="00533C5A"/>
    <w:rsid w:val="00533D8C"/>
    <w:rsid w:val="00535159"/>
    <w:rsid w:val="0053562E"/>
    <w:rsid w:val="00535D8D"/>
    <w:rsid w:val="00535DB6"/>
    <w:rsid w:val="0053663F"/>
    <w:rsid w:val="00536F7C"/>
    <w:rsid w:val="005405D9"/>
    <w:rsid w:val="00543174"/>
    <w:rsid w:val="00545293"/>
    <w:rsid w:val="005458BD"/>
    <w:rsid w:val="005462DE"/>
    <w:rsid w:val="00547448"/>
    <w:rsid w:val="005533F8"/>
    <w:rsid w:val="005565E5"/>
    <w:rsid w:val="005566A7"/>
    <w:rsid w:val="0055719B"/>
    <w:rsid w:val="005605E9"/>
    <w:rsid w:val="00560DB8"/>
    <w:rsid w:val="00564A88"/>
    <w:rsid w:val="005651AD"/>
    <w:rsid w:val="00565EA6"/>
    <w:rsid w:val="0056716C"/>
    <w:rsid w:val="00567522"/>
    <w:rsid w:val="00567EF7"/>
    <w:rsid w:val="0057298F"/>
    <w:rsid w:val="00574466"/>
    <w:rsid w:val="0057614D"/>
    <w:rsid w:val="00580203"/>
    <w:rsid w:val="005809BB"/>
    <w:rsid w:val="005839FB"/>
    <w:rsid w:val="00586314"/>
    <w:rsid w:val="00586C90"/>
    <w:rsid w:val="0059000E"/>
    <w:rsid w:val="00590DBB"/>
    <w:rsid w:val="005922FC"/>
    <w:rsid w:val="005961A1"/>
    <w:rsid w:val="005A0C03"/>
    <w:rsid w:val="005A0F14"/>
    <w:rsid w:val="005A19BE"/>
    <w:rsid w:val="005A2974"/>
    <w:rsid w:val="005A3319"/>
    <w:rsid w:val="005A376E"/>
    <w:rsid w:val="005A38D2"/>
    <w:rsid w:val="005A4A87"/>
    <w:rsid w:val="005A6826"/>
    <w:rsid w:val="005A7758"/>
    <w:rsid w:val="005B0F66"/>
    <w:rsid w:val="005B2304"/>
    <w:rsid w:val="005B302E"/>
    <w:rsid w:val="005B33F4"/>
    <w:rsid w:val="005B4F3D"/>
    <w:rsid w:val="005C1F81"/>
    <w:rsid w:val="005C1FA0"/>
    <w:rsid w:val="005C3D77"/>
    <w:rsid w:val="005C6663"/>
    <w:rsid w:val="005C6800"/>
    <w:rsid w:val="005C7E7E"/>
    <w:rsid w:val="005D3EB0"/>
    <w:rsid w:val="005D4474"/>
    <w:rsid w:val="005D57CC"/>
    <w:rsid w:val="005D7FC9"/>
    <w:rsid w:val="005E00CE"/>
    <w:rsid w:val="005E3FFB"/>
    <w:rsid w:val="005F02ED"/>
    <w:rsid w:val="005F0862"/>
    <w:rsid w:val="005F0D8C"/>
    <w:rsid w:val="005F1592"/>
    <w:rsid w:val="005F4464"/>
    <w:rsid w:val="005F56C1"/>
    <w:rsid w:val="005F573F"/>
    <w:rsid w:val="005F69D3"/>
    <w:rsid w:val="005F7C13"/>
    <w:rsid w:val="0060015B"/>
    <w:rsid w:val="006002B3"/>
    <w:rsid w:val="00600651"/>
    <w:rsid w:val="00601E7B"/>
    <w:rsid w:val="0060484B"/>
    <w:rsid w:val="006060A5"/>
    <w:rsid w:val="00606308"/>
    <w:rsid w:val="00610613"/>
    <w:rsid w:val="00612399"/>
    <w:rsid w:val="00612A73"/>
    <w:rsid w:val="006133D5"/>
    <w:rsid w:val="00613B01"/>
    <w:rsid w:val="00613BB4"/>
    <w:rsid w:val="00614429"/>
    <w:rsid w:val="00616CA1"/>
    <w:rsid w:val="00621D74"/>
    <w:rsid w:val="00621F84"/>
    <w:rsid w:val="00624BC9"/>
    <w:rsid w:val="00625F0B"/>
    <w:rsid w:val="0062661B"/>
    <w:rsid w:val="00627852"/>
    <w:rsid w:val="00627C80"/>
    <w:rsid w:val="00627F81"/>
    <w:rsid w:val="006302B0"/>
    <w:rsid w:val="00630CA8"/>
    <w:rsid w:val="00631116"/>
    <w:rsid w:val="00631406"/>
    <w:rsid w:val="00633689"/>
    <w:rsid w:val="006348E2"/>
    <w:rsid w:val="006369A7"/>
    <w:rsid w:val="006371A3"/>
    <w:rsid w:val="00640D66"/>
    <w:rsid w:val="00642AEF"/>
    <w:rsid w:val="006459CA"/>
    <w:rsid w:val="00650A76"/>
    <w:rsid w:val="00650E4C"/>
    <w:rsid w:val="00651DE3"/>
    <w:rsid w:val="00653C4E"/>
    <w:rsid w:val="00654BF2"/>
    <w:rsid w:val="00655731"/>
    <w:rsid w:val="006558EE"/>
    <w:rsid w:val="0065646E"/>
    <w:rsid w:val="006564CB"/>
    <w:rsid w:val="00656BE3"/>
    <w:rsid w:val="00661602"/>
    <w:rsid w:val="0066331E"/>
    <w:rsid w:val="006638C6"/>
    <w:rsid w:val="00666C7F"/>
    <w:rsid w:val="00670C01"/>
    <w:rsid w:val="006736F1"/>
    <w:rsid w:val="00673B5F"/>
    <w:rsid w:val="006752C8"/>
    <w:rsid w:val="00676D02"/>
    <w:rsid w:val="0067702E"/>
    <w:rsid w:val="00677191"/>
    <w:rsid w:val="006818F9"/>
    <w:rsid w:val="0068352B"/>
    <w:rsid w:val="006872A8"/>
    <w:rsid w:val="006873E5"/>
    <w:rsid w:val="006910C0"/>
    <w:rsid w:val="006947F1"/>
    <w:rsid w:val="006978E5"/>
    <w:rsid w:val="006A0093"/>
    <w:rsid w:val="006A12F2"/>
    <w:rsid w:val="006A4561"/>
    <w:rsid w:val="006A5101"/>
    <w:rsid w:val="006A6BAF"/>
    <w:rsid w:val="006B21C5"/>
    <w:rsid w:val="006B3D47"/>
    <w:rsid w:val="006B5284"/>
    <w:rsid w:val="006C0EE4"/>
    <w:rsid w:val="006C2977"/>
    <w:rsid w:val="006C4057"/>
    <w:rsid w:val="006C6A27"/>
    <w:rsid w:val="006D165E"/>
    <w:rsid w:val="006D2271"/>
    <w:rsid w:val="006D6B99"/>
    <w:rsid w:val="006D6C6D"/>
    <w:rsid w:val="006D79E6"/>
    <w:rsid w:val="006E31D7"/>
    <w:rsid w:val="006E5E60"/>
    <w:rsid w:val="006E5FBB"/>
    <w:rsid w:val="006E765A"/>
    <w:rsid w:val="006F14A3"/>
    <w:rsid w:val="006F2860"/>
    <w:rsid w:val="006F2E70"/>
    <w:rsid w:val="006F2E88"/>
    <w:rsid w:val="006F2F85"/>
    <w:rsid w:val="006F30D8"/>
    <w:rsid w:val="006F331B"/>
    <w:rsid w:val="006F4C1A"/>
    <w:rsid w:val="00701105"/>
    <w:rsid w:val="007030C2"/>
    <w:rsid w:val="00703AD0"/>
    <w:rsid w:val="00704DC3"/>
    <w:rsid w:val="00705827"/>
    <w:rsid w:val="00705EF7"/>
    <w:rsid w:val="0071117A"/>
    <w:rsid w:val="007119AA"/>
    <w:rsid w:val="007148F8"/>
    <w:rsid w:val="00715969"/>
    <w:rsid w:val="00717262"/>
    <w:rsid w:val="00717981"/>
    <w:rsid w:val="007223B9"/>
    <w:rsid w:val="007314A3"/>
    <w:rsid w:val="00736415"/>
    <w:rsid w:val="00736F0C"/>
    <w:rsid w:val="00740DB1"/>
    <w:rsid w:val="00740DFA"/>
    <w:rsid w:val="0074167F"/>
    <w:rsid w:val="007424A3"/>
    <w:rsid w:val="00742DCF"/>
    <w:rsid w:val="00745280"/>
    <w:rsid w:val="007460E6"/>
    <w:rsid w:val="007472BC"/>
    <w:rsid w:val="00747E1F"/>
    <w:rsid w:val="0075116B"/>
    <w:rsid w:val="00751547"/>
    <w:rsid w:val="00751F7E"/>
    <w:rsid w:val="00753200"/>
    <w:rsid w:val="00754E97"/>
    <w:rsid w:val="007566D3"/>
    <w:rsid w:val="00756796"/>
    <w:rsid w:val="00757712"/>
    <w:rsid w:val="00757FE7"/>
    <w:rsid w:val="00760AA8"/>
    <w:rsid w:val="00760E20"/>
    <w:rsid w:val="00763917"/>
    <w:rsid w:val="00763BE0"/>
    <w:rsid w:val="0076512F"/>
    <w:rsid w:val="00765F54"/>
    <w:rsid w:val="0076796A"/>
    <w:rsid w:val="00770A6F"/>
    <w:rsid w:val="00770DC1"/>
    <w:rsid w:val="00772C34"/>
    <w:rsid w:val="00773CEC"/>
    <w:rsid w:val="00776B33"/>
    <w:rsid w:val="00780574"/>
    <w:rsid w:val="0078265D"/>
    <w:rsid w:val="007844BE"/>
    <w:rsid w:val="00787054"/>
    <w:rsid w:val="007909A1"/>
    <w:rsid w:val="00790A77"/>
    <w:rsid w:val="007916AC"/>
    <w:rsid w:val="00793472"/>
    <w:rsid w:val="00795984"/>
    <w:rsid w:val="00795E70"/>
    <w:rsid w:val="00797568"/>
    <w:rsid w:val="00797FE6"/>
    <w:rsid w:val="007A00BA"/>
    <w:rsid w:val="007A01AD"/>
    <w:rsid w:val="007A0A72"/>
    <w:rsid w:val="007A0AE6"/>
    <w:rsid w:val="007A1234"/>
    <w:rsid w:val="007A2EEA"/>
    <w:rsid w:val="007A3D7A"/>
    <w:rsid w:val="007A5C88"/>
    <w:rsid w:val="007A5E8A"/>
    <w:rsid w:val="007A6B3F"/>
    <w:rsid w:val="007A77B3"/>
    <w:rsid w:val="007B0E52"/>
    <w:rsid w:val="007B27D5"/>
    <w:rsid w:val="007B3E19"/>
    <w:rsid w:val="007B4731"/>
    <w:rsid w:val="007B7544"/>
    <w:rsid w:val="007C0582"/>
    <w:rsid w:val="007C263D"/>
    <w:rsid w:val="007C2A2A"/>
    <w:rsid w:val="007C2E55"/>
    <w:rsid w:val="007C4416"/>
    <w:rsid w:val="007C4A42"/>
    <w:rsid w:val="007C5383"/>
    <w:rsid w:val="007C5ABA"/>
    <w:rsid w:val="007C6E37"/>
    <w:rsid w:val="007C7252"/>
    <w:rsid w:val="007C7997"/>
    <w:rsid w:val="007C7F0E"/>
    <w:rsid w:val="007D0925"/>
    <w:rsid w:val="007D20A2"/>
    <w:rsid w:val="007D27FD"/>
    <w:rsid w:val="007E01D3"/>
    <w:rsid w:val="007E1757"/>
    <w:rsid w:val="007E2C93"/>
    <w:rsid w:val="007E3C3B"/>
    <w:rsid w:val="007E4797"/>
    <w:rsid w:val="007E55DE"/>
    <w:rsid w:val="007E6847"/>
    <w:rsid w:val="007E7E97"/>
    <w:rsid w:val="007F10A6"/>
    <w:rsid w:val="007F30A9"/>
    <w:rsid w:val="00800579"/>
    <w:rsid w:val="008016FD"/>
    <w:rsid w:val="008030ED"/>
    <w:rsid w:val="0080601A"/>
    <w:rsid w:val="008067AB"/>
    <w:rsid w:val="0081132F"/>
    <w:rsid w:val="00811846"/>
    <w:rsid w:val="00813CF6"/>
    <w:rsid w:val="00813F8C"/>
    <w:rsid w:val="008201FC"/>
    <w:rsid w:val="00820246"/>
    <w:rsid w:val="008218F6"/>
    <w:rsid w:val="0082457E"/>
    <w:rsid w:val="008273D7"/>
    <w:rsid w:val="00827535"/>
    <w:rsid w:val="008276FF"/>
    <w:rsid w:val="00827C56"/>
    <w:rsid w:val="00831240"/>
    <w:rsid w:val="00831891"/>
    <w:rsid w:val="00832AEA"/>
    <w:rsid w:val="00832CE0"/>
    <w:rsid w:val="008347E4"/>
    <w:rsid w:val="00835388"/>
    <w:rsid w:val="00835CB2"/>
    <w:rsid w:val="00842025"/>
    <w:rsid w:val="008429F1"/>
    <w:rsid w:val="008455BB"/>
    <w:rsid w:val="0084742D"/>
    <w:rsid w:val="0085172E"/>
    <w:rsid w:val="00852935"/>
    <w:rsid w:val="00857EDD"/>
    <w:rsid w:val="00863739"/>
    <w:rsid w:val="00864342"/>
    <w:rsid w:val="00865D6F"/>
    <w:rsid w:val="00865F19"/>
    <w:rsid w:val="0087149C"/>
    <w:rsid w:val="0087215C"/>
    <w:rsid w:val="00873C17"/>
    <w:rsid w:val="00877216"/>
    <w:rsid w:val="0088249F"/>
    <w:rsid w:val="00883122"/>
    <w:rsid w:val="00883F43"/>
    <w:rsid w:val="00884779"/>
    <w:rsid w:val="00885F6B"/>
    <w:rsid w:val="00886836"/>
    <w:rsid w:val="00891A48"/>
    <w:rsid w:val="00893AEB"/>
    <w:rsid w:val="00893BF5"/>
    <w:rsid w:val="00897755"/>
    <w:rsid w:val="008A0A96"/>
    <w:rsid w:val="008A17AD"/>
    <w:rsid w:val="008A4A6D"/>
    <w:rsid w:val="008A579C"/>
    <w:rsid w:val="008A6766"/>
    <w:rsid w:val="008A6EC6"/>
    <w:rsid w:val="008A7907"/>
    <w:rsid w:val="008B02F2"/>
    <w:rsid w:val="008B387E"/>
    <w:rsid w:val="008C0F13"/>
    <w:rsid w:val="008C27DA"/>
    <w:rsid w:val="008C3F7C"/>
    <w:rsid w:val="008C46DA"/>
    <w:rsid w:val="008C4E16"/>
    <w:rsid w:val="008D1011"/>
    <w:rsid w:val="008D4484"/>
    <w:rsid w:val="008E2F1C"/>
    <w:rsid w:val="008E3063"/>
    <w:rsid w:val="008E46F3"/>
    <w:rsid w:val="008E5E76"/>
    <w:rsid w:val="008E5F0F"/>
    <w:rsid w:val="008F19C2"/>
    <w:rsid w:val="008F4326"/>
    <w:rsid w:val="008F6442"/>
    <w:rsid w:val="008F77CC"/>
    <w:rsid w:val="008F78EA"/>
    <w:rsid w:val="009003F0"/>
    <w:rsid w:val="00900F20"/>
    <w:rsid w:val="00901683"/>
    <w:rsid w:val="009033C5"/>
    <w:rsid w:val="00906975"/>
    <w:rsid w:val="00906C60"/>
    <w:rsid w:val="00907A0E"/>
    <w:rsid w:val="00910189"/>
    <w:rsid w:val="0091147C"/>
    <w:rsid w:val="00912AC0"/>
    <w:rsid w:val="0091380F"/>
    <w:rsid w:val="009159BE"/>
    <w:rsid w:val="00916873"/>
    <w:rsid w:val="0092035C"/>
    <w:rsid w:val="0092321C"/>
    <w:rsid w:val="00924052"/>
    <w:rsid w:val="00924694"/>
    <w:rsid w:val="0093238D"/>
    <w:rsid w:val="00932B00"/>
    <w:rsid w:val="009337A5"/>
    <w:rsid w:val="00934127"/>
    <w:rsid w:val="00934145"/>
    <w:rsid w:val="009346B6"/>
    <w:rsid w:val="009432EA"/>
    <w:rsid w:val="0094449C"/>
    <w:rsid w:val="009446E8"/>
    <w:rsid w:val="00944AF0"/>
    <w:rsid w:val="00947DAE"/>
    <w:rsid w:val="00950770"/>
    <w:rsid w:val="009522CB"/>
    <w:rsid w:val="00952654"/>
    <w:rsid w:val="009531AC"/>
    <w:rsid w:val="009542CE"/>
    <w:rsid w:val="00954327"/>
    <w:rsid w:val="009552BE"/>
    <w:rsid w:val="009575BD"/>
    <w:rsid w:val="0096124A"/>
    <w:rsid w:val="009629EB"/>
    <w:rsid w:val="00964309"/>
    <w:rsid w:val="00964A40"/>
    <w:rsid w:val="0096726D"/>
    <w:rsid w:val="009677CC"/>
    <w:rsid w:val="00971FC7"/>
    <w:rsid w:val="0097229D"/>
    <w:rsid w:val="00974522"/>
    <w:rsid w:val="00976D88"/>
    <w:rsid w:val="00977EE1"/>
    <w:rsid w:val="00980CE0"/>
    <w:rsid w:val="009815B9"/>
    <w:rsid w:val="0098449F"/>
    <w:rsid w:val="00984E18"/>
    <w:rsid w:val="00986ADC"/>
    <w:rsid w:val="00991F49"/>
    <w:rsid w:val="00993ABB"/>
    <w:rsid w:val="00994560"/>
    <w:rsid w:val="009966DC"/>
    <w:rsid w:val="00997A5D"/>
    <w:rsid w:val="009A02F0"/>
    <w:rsid w:val="009B0147"/>
    <w:rsid w:val="009B06B7"/>
    <w:rsid w:val="009B694B"/>
    <w:rsid w:val="009C13A4"/>
    <w:rsid w:val="009C3A9D"/>
    <w:rsid w:val="009C6FF8"/>
    <w:rsid w:val="009C7AB5"/>
    <w:rsid w:val="009C7CF9"/>
    <w:rsid w:val="009C7E32"/>
    <w:rsid w:val="009D1745"/>
    <w:rsid w:val="009D66ED"/>
    <w:rsid w:val="009D7E8F"/>
    <w:rsid w:val="009E0A73"/>
    <w:rsid w:val="009E255D"/>
    <w:rsid w:val="009E3651"/>
    <w:rsid w:val="009E453C"/>
    <w:rsid w:val="009E4767"/>
    <w:rsid w:val="009E6D0B"/>
    <w:rsid w:val="009F0605"/>
    <w:rsid w:val="009F3658"/>
    <w:rsid w:val="009F66BF"/>
    <w:rsid w:val="00A0011B"/>
    <w:rsid w:val="00A024BC"/>
    <w:rsid w:val="00A05013"/>
    <w:rsid w:val="00A0607C"/>
    <w:rsid w:val="00A11353"/>
    <w:rsid w:val="00A12766"/>
    <w:rsid w:val="00A14008"/>
    <w:rsid w:val="00A15EF8"/>
    <w:rsid w:val="00A16163"/>
    <w:rsid w:val="00A16FAA"/>
    <w:rsid w:val="00A24606"/>
    <w:rsid w:val="00A302F0"/>
    <w:rsid w:val="00A378CA"/>
    <w:rsid w:val="00A419AA"/>
    <w:rsid w:val="00A4301B"/>
    <w:rsid w:val="00A43BBA"/>
    <w:rsid w:val="00A44F33"/>
    <w:rsid w:val="00A461F2"/>
    <w:rsid w:val="00A46D06"/>
    <w:rsid w:val="00A46E10"/>
    <w:rsid w:val="00A4796C"/>
    <w:rsid w:val="00A47B0B"/>
    <w:rsid w:val="00A47C28"/>
    <w:rsid w:val="00A50D0B"/>
    <w:rsid w:val="00A538B8"/>
    <w:rsid w:val="00A56593"/>
    <w:rsid w:val="00A60881"/>
    <w:rsid w:val="00A60F19"/>
    <w:rsid w:val="00A64518"/>
    <w:rsid w:val="00A6452B"/>
    <w:rsid w:val="00A64D90"/>
    <w:rsid w:val="00A675E5"/>
    <w:rsid w:val="00A67BB6"/>
    <w:rsid w:val="00A70149"/>
    <w:rsid w:val="00A70170"/>
    <w:rsid w:val="00A71D72"/>
    <w:rsid w:val="00A720DA"/>
    <w:rsid w:val="00A72491"/>
    <w:rsid w:val="00A73FEA"/>
    <w:rsid w:val="00A75CA7"/>
    <w:rsid w:val="00A80EC2"/>
    <w:rsid w:val="00A8292E"/>
    <w:rsid w:val="00A83D9A"/>
    <w:rsid w:val="00A9135F"/>
    <w:rsid w:val="00A91681"/>
    <w:rsid w:val="00A919FE"/>
    <w:rsid w:val="00A94151"/>
    <w:rsid w:val="00A96341"/>
    <w:rsid w:val="00A9666E"/>
    <w:rsid w:val="00AA2277"/>
    <w:rsid w:val="00AA23A6"/>
    <w:rsid w:val="00AA32D6"/>
    <w:rsid w:val="00AA40CE"/>
    <w:rsid w:val="00AA49EC"/>
    <w:rsid w:val="00AA7F1D"/>
    <w:rsid w:val="00AB0DBA"/>
    <w:rsid w:val="00AB15EC"/>
    <w:rsid w:val="00AB2936"/>
    <w:rsid w:val="00AB573A"/>
    <w:rsid w:val="00AB5883"/>
    <w:rsid w:val="00AC3A11"/>
    <w:rsid w:val="00AC6239"/>
    <w:rsid w:val="00AC6DBF"/>
    <w:rsid w:val="00AD116A"/>
    <w:rsid w:val="00AD1456"/>
    <w:rsid w:val="00AD247D"/>
    <w:rsid w:val="00AD42A9"/>
    <w:rsid w:val="00AD5C5C"/>
    <w:rsid w:val="00AE0097"/>
    <w:rsid w:val="00AE13D2"/>
    <w:rsid w:val="00AE230F"/>
    <w:rsid w:val="00AE2977"/>
    <w:rsid w:val="00AE39AD"/>
    <w:rsid w:val="00AE53B4"/>
    <w:rsid w:val="00AE5D0F"/>
    <w:rsid w:val="00AE61D5"/>
    <w:rsid w:val="00AE7897"/>
    <w:rsid w:val="00AF069D"/>
    <w:rsid w:val="00AF14A3"/>
    <w:rsid w:val="00AF1531"/>
    <w:rsid w:val="00AF246F"/>
    <w:rsid w:val="00AF2A38"/>
    <w:rsid w:val="00AF3BF8"/>
    <w:rsid w:val="00AF4555"/>
    <w:rsid w:val="00AF47F2"/>
    <w:rsid w:val="00AF5D13"/>
    <w:rsid w:val="00B0001F"/>
    <w:rsid w:val="00B01DE7"/>
    <w:rsid w:val="00B0237E"/>
    <w:rsid w:val="00B07C70"/>
    <w:rsid w:val="00B12FC3"/>
    <w:rsid w:val="00B13533"/>
    <w:rsid w:val="00B1518E"/>
    <w:rsid w:val="00B1653F"/>
    <w:rsid w:val="00B16D01"/>
    <w:rsid w:val="00B20586"/>
    <w:rsid w:val="00B206D8"/>
    <w:rsid w:val="00B224FB"/>
    <w:rsid w:val="00B23256"/>
    <w:rsid w:val="00B24C61"/>
    <w:rsid w:val="00B30CA8"/>
    <w:rsid w:val="00B3178F"/>
    <w:rsid w:val="00B32F66"/>
    <w:rsid w:val="00B33C15"/>
    <w:rsid w:val="00B342B2"/>
    <w:rsid w:val="00B37A00"/>
    <w:rsid w:val="00B37B21"/>
    <w:rsid w:val="00B37E63"/>
    <w:rsid w:val="00B40A49"/>
    <w:rsid w:val="00B43A2D"/>
    <w:rsid w:val="00B46714"/>
    <w:rsid w:val="00B46D4B"/>
    <w:rsid w:val="00B4736A"/>
    <w:rsid w:val="00B477F9"/>
    <w:rsid w:val="00B541DF"/>
    <w:rsid w:val="00B55629"/>
    <w:rsid w:val="00B55898"/>
    <w:rsid w:val="00B55B84"/>
    <w:rsid w:val="00B56D7A"/>
    <w:rsid w:val="00B60CC2"/>
    <w:rsid w:val="00B60E62"/>
    <w:rsid w:val="00B612CB"/>
    <w:rsid w:val="00B628AE"/>
    <w:rsid w:val="00B6415D"/>
    <w:rsid w:val="00B67B72"/>
    <w:rsid w:val="00B67EAF"/>
    <w:rsid w:val="00B72939"/>
    <w:rsid w:val="00B730C3"/>
    <w:rsid w:val="00B73CA1"/>
    <w:rsid w:val="00B74B92"/>
    <w:rsid w:val="00B81C8C"/>
    <w:rsid w:val="00B83884"/>
    <w:rsid w:val="00B83A65"/>
    <w:rsid w:val="00B861AD"/>
    <w:rsid w:val="00B9121C"/>
    <w:rsid w:val="00B9282F"/>
    <w:rsid w:val="00B935BD"/>
    <w:rsid w:val="00B94782"/>
    <w:rsid w:val="00B94E2C"/>
    <w:rsid w:val="00B962F3"/>
    <w:rsid w:val="00B96BCD"/>
    <w:rsid w:val="00BA1324"/>
    <w:rsid w:val="00BA2585"/>
    <w:rsid w:val="00BA436A"/>
    <w:rsid w:val="00BA5A20"/>
    <w:rsid w:val="00BA5AC6"/>
    <w:rsid w:val="00BA7E75"/>
    <w:rsid w:val="00BA7F0A"/>
    <w:rsid w:val="00BB257F"/>
    <w:rsid w:val="00BB2BA6"/>
    <w:rsid w:val="00BB3A4C"/>
    <w:rsid w:val="00BB75FE"/>
    <w:rsid w:val="00BC107F"/>
    <w:rsid w:val="00BC37B5"/>
    <w:rsid w:val="00BC41A0"/>
    <w:rsid w:val="00BD0CC3"/>
    <w:rsid w:val="00BD1750"/>
    <w:rsid w:val="00BD1795"/>
    <w:rsid w:val="00BD4457"/>
    <w:rsid w:val="00BD54CC"/>
    <w:rsid w:val="00BD711B"/>
    <w:rsid w:val="00BD7998"/>
    <w:rsid w:val="00BE0D23"/>
    <w:rsid w:val="00BE1875"/>
    <w:rsid w:val="00BE2133"/>
    <w:rsid w:val="00BE2F0C"/>
    <w:rsid w:val="00BE3196"/>
    <w:rsid w:val="00BE3881"/>
    <w:rsid w:val="00BE3AB1"/>
    <w:rsid w:val="00BE3F01"/>
    <w:rsid w:val="00BE4B6B"/>
    <w:rsid w:val="00BE4BC9"/>
    <w:rsid w:val="00BE5651"/>
    <w:rsid w:val="00BE6434"/>
    <w:rsid w:val="00BE79E3"/>
    <w:rsid w:val="00BF0FEE"/>
    <w:rsid w:val="00BF200D"/>
    <w:rsid w:val="00BF6E40"/>
    <w:rsid w:val="00C00042"/>
    <w:rsid w:val="00C00D59"/>
    <w:rsid w:val="00C012E7"/>
    <w:rsid w:val="00C01FD9"/>
    <w:rsid w:val="00C025A1"/>
    <w:rsid w:val="00C035E9"/>
    <w:rsid w:val="00C175AE"/>
    <w:rsid w:val="00C217EF"/>
    <w:rsid w:val="00C22941"/>
    <w:rsid w:val="00C23901"/>
    <w:rsid w:val="00C23BA8"/>
    <w:rsid w:val="00C23EB1"/>
    <w:rsid w:val="00C26593"/>
    <w:rsid w:val="00C271EE"/>
    <w:rsid w:val="00C27EFE"/>
    <w:rsid w:val="00C30D14"/>
    <w:rsid w:val="00C32EF3"/>
    <w:rsid w:val="00C3382F"/>
    <w:rsid w:val="00C3400C"/>
    <w:rsid w:val="00C366BF"/>
    <w:rsid w:val="00C435B9"/>
    <w:rsid w:val="00C52D8F"/>
    <w:rsid w:val="00C53BD2"/>
    <w:rsid w:val="00C5564E"/>
    <w:rsid w:val="00C62840"/>
    <w:rsid w:val="00C63DF3"/>
    <w:rsid w:val="00C6421F"/>
    <w:rsid w:val="00C6565D"/>
    <w:rsid w:val="00C65C5B"/>
    <w:rsid w:val="00C668D5"/>
    <w:rsid w:val="00C67CCF"/>
    <w:rsid w:val="00C70764"/>
    <w:rsid w:val="00C71608"/>
    <w:rsid w:val="00C8022E"/>
    <w:rsid w:val="00C82E48"/>
    <w:rsid w:val="00C83A4A"/>
    <w:rsid w:val="00C85895"/>
    <w:rsid w:val="00C8630E"/>
    <w:rsid w:val="00C901F6"/>
    <w:rsid w:val="00C94FDA"/>
    <w:rsid w:val="00C952B3"/>
    <w:rsid w:val="00C95A62"/>
    <w:rsid w:val="00C95D9E"/>
    <w:rsid w:val="00C96EFA"/>
    <w:rsid w:val="00CA0B13"/>
    <w:rsid w:val="00CA24AF"/>
    <w:rsid w:val="00CA57D3"/>
    <w:rsid w:val="00CA66D3"/>
    <w:rsid w:val="00CA7B35"/>
    <w:rsid w:val="00CB1C2E"/>
    <w:rsid w:val="00CB3055"/>
    <w:rsid w:val="00CB76DB"/>
    <w:rsid w:val="00CB7A1A"/>
    <w:rsid w:val="00CC204E"/>
    <w:rsid w:val="00CC290D"/>
    <w:rsid w:val="00CC5AD9"/>
    <w:rsid w:val="00CC5B75"/>
    <w:rsid w:val="00CC6195"/>
    <w:rsid w:val="00CC6E65"/>
    <w:rsid w:val="00CC7A3F"/>
    <w:rsid w:val="00CD5F31"/>
    <w:rsid w:val="00CD674B"/>
    <w:rsid w:val="00CE16C7"/>
    <w:rsid w:val="00CE186E"/>
    <w:rsid w:val="00CE1E82"/>
    <w:rsid w:val="00CE7243"/>
    <w:rsid w:val="00CE7A86"/>
    <w:rsid w:val="00CF2251"/>
    <w:rsid w:val="00CF5C5E"/>
    <w:rsid w:val="00CF7C1F"/>
    <w:rsid w:val="00D009A1"/>
    <w:rsid w:val="00D01DB8"/>
    <w:rsid w:val="00D031E3"/>
    <w:rsid w:val="00D03C06"/>
    <w:rsid w:val="00D1223F"/>
    <w:rsid w:val="00D12DE0"/>
    <w:rsid w:val="00D13E37"/>
    <w:rsid w:val="00D20834"/>
    <w:rsid w:val="00D20B3E"/>
    <w:rsid w:val="00D2101C"/>
    <w:rsid w:val="00D21F12"/>
    <w:rsid w:val="00D23AAC"/>
    <w:rsid w:val="00D23F43"/>
    <w:rsid w:val="00D23F9A"/>
    <w:rsid w:val="00D25A59"/>
    <w:rsid w:val="00D25F62"/>
    <w:rsid w:val="00D25F7C"/>
    <w:rsid w:val="00D3195B"/>
    <w:rsid w:val="00D32E78"/>
    <w:rsid w:val="00D3421E"/>
    <w:rsid w:val="00D34670"/>
    <w:rsid w:val="00D354C5"/>
    <w:rsid w:val="00D35A69"/>
    <w:rsid w:val="00D35CAD"/>
    <w:rsid w:val="00D3613F"/>
    <w:rsid w:val="00D37997"/>
    <w:rsid w:val="00D40604"/>
    <w:rsid w:val="00D43487"/>
    <w:rsid w:val="00D447A2"/>
    <w:rsid w:val="00D44ECE"/>
    <w:rsid w:val="00D50873"/>
    <w:rsid w:val="00D51339"/>
    <w:rsid w:val="00D53B5B"/>
    <w:rsid w:val="00D54717"/>
    <w:rsid w:val="00D5535D"/>
    <w:rsid w:val="00D554DA"/>
    <w:rsid w:val="00D65CC9"/>
    <w:rsid w:val="00D66844"/>
    <w:rsid w:val="00D6704B"/>
    <w:rsid w:val="00D7139A"/>
    <w:rsid w:val="00D71E6E"/>
    <w:rsid w:val="00D72955"/>
    <w:rsid w:val="00D741D7"/>
    <w:rsid w:val="00D74A13"/>
    <w:rsid w:val="00D81ACA"/>
    <w:rsid w:val="00D844D2"/>
    <w:rsid w:val="00D84996"/>
    <w:rsid w:val="00D865AF"/>
    <w:rsid w:val="00D87371"/>
    <w:rsid w:val="00D90373"/>
    <w:rsid w:val="00D911B2"/>
    <w:rsid w:val="00D91D58"/>
    <w:rsid w:val="00D930D6"/>
    <w:rsid w:val="00D93B21"/>
    <w:rsid w:val="00D94DB0"/>
    <w:rsid w:val="00DA0A8C"/>
    <w:rsid w:val="00DA321C"/>
    <w:rsid w:val="00DA5DEB"/>
    <w:rsid w:val="00DA6186"/>
    <w:rsid w:val="00DB1802"/>
    <w:rsid w:val="00DB211E"/>
    <w:rsid w:val="00DB34E9"/>
    <w:rsid w:val="00DB3A07"/>
    <w:rsid w:val="00DB3E7F"/>
    <w:rsid w:val="00DB3F80"/>
    <w:rsid w:val="00DB6E95"/>
    <w:rsid w:val="00DB7CE8"/>
    <w:rsid w:val="00DC129E"/>
    <w:rsid w:val="00DC4EA9"/>
    <w:rsid w:val="00DC57B7"/>
    <w:rsid w:val="00DC5923"/>
    <w:rsid w:val="00DC6BAA"/>
    <w:rsid w:val="00DC6DFB"/>
    <w:rsid w:val="00DC749B"/>
    <w:rsid w:val="00DD45CC"/>
    <w:rsid w:val="00DD4FCF"/>
    <w:rsid w:val="00DD6E3C"/>
    <w:rsid w:val="00DD7E56"/>
    <w:rsid w:val="00DE3F9B"/>
    <w:rsid w:val="00DE512F"/>
    <w:rsid w:val="00DE553F"/>
    <w:rsid w:val="00DE5D48"/>
    <w:rsid w:val="00DE6553"/>
    <w:rsid w:val="00DF04FE"/>
    <w:rsid w:val="00DF0BDC"/>
    <w:rsid w:val="00DF1D8E"/>
    <w:rsid w:val="00DF286C"/>
    <w:rsid w:val="00DF2BA8"/>
    <w:rsid w:val="00DF2E7C"/>
    <w:rsid w:val="00DF386F"/>
    <w:rsid w:val="00DF544D"/>
    <w:rsid w:val="00DF69DE"/>
    <w:rsid w:val="00E007B7"/>
    <w:rsid w:val="00E02B48"/>
    <w:rsid w:val="00E0462D"/>
    <w:rsid w:val="00E050D2"/>
    <w:rsid w:val="00E06459"/>
    <w:rsid w:val="00E06A33"/>
    <w:rsid w:val="00E0784F"/>
    <w:rsid w:val="00E13889"/>
    <w:rsid w:val="00E14A99"/>
    <w:rsid w:val="00E151B9"/>
    <w:rsid w:val="00E204FA"/>
    <w:rsid w:val="00E2164E"/>
    <w:rsid w:val="00E23FF1"/>
    <w:rsid w:val="00E25E1E"/>
    <w:rsid w:val="00E271DB"/>
    <w:rsid w:val="00E32A15"/>
    <w:rsid w:val="00E33755"/>
    <w:rsid w:val="00E33765"/>
    <w:rsid w:val="00E33C8C"/>
    <w:rsid w:val="00E33CC0"/>
    <w:rsid w:val="00E33F04"/>
    <w:rsid w:val="00E36DB9"/>
    <w:rsid w:val="00E3748A"/>
    <w:rsid w:val="00E37998"/>
    <w:rsid w:val="00E41620"/>
    <w:rsid w:val="00E50CA7"/>
    <w:rsid w:val="00E52CF3"/>
    <w:rsid w:val="00E53FE2"/>
    <w:rsid w:val="00E55E95"/>
    <w:rsid w:val="00E578FE"/>
    <w:rsid w:val="00E60187"/>
    <w:rsid w:val="00E6067E"/>
    <w:rsid w:val="00E6431A"/>
    <w:rsid w:val="00E6480D"/>
    <w:rsid w:val="00E64A9A"/>
    <w:rsid w:val="00E73138"/>
    <w:rsid w:val="00E75E36"/>
    <w:rsid w:val="00E770B3"/>
    <w:rsid w:val="00E77A47"/>
    <w:rsid w:val="00E81D55"/>
    <w:rsid w:val="00E828CC"/>
    <w:rsid w:val="00E8293B"/>
    <w:rsid w:val="00E83118"/>
    <w:rsid w:val="00E83CD1"/>
    <w:rsid w:val="00E8458A"/>
    <w:rsid w:val="00E84C09"/>
    <w:rsid w:val="00E8528F"/>
    <w:rsid w:val="00E85CFF"/>
    <w:rsid w:val="00E86586"/>
    <w:rsid w:val="00E86859"/>
    <w:rsid w:val="00E869F8"/>
    <w:rsid w:val="00E917FE"/>
    <w:rsid w:val="00E92DE0"/>
    <w:rsid w:val="00E95CAA"/>
    <w:rsid w:val="00EA1535"/>
    <w:rsid w:val="00EA1AC1"/>
    <w:rsid w:val="00EA2E51"/>
    <w:rsid w:val="00EA37CE"/>
    <w:rsid w:val="00EA54FF"/>
    <w:rsid w:val="00EA5C59"/>
    <w:rsid w:val="00EA752C"/>
    <w:rsid w:val="00EB3EF9"/>
    <w:rsid w:val="00EB45E3"/>
    <w:rsid w:val="00EB52F6"/>
    <w:rsid w:val="00EB79BA"/>
    <w:rsid w:val="00EB7F77"/>
    <w:rsid w:val="00EC333E"/>
    <w:rsid w:val="00EC39DD"/>
    <w:rsid w:val="00EC5CB9"/>
    <w:rsid w:val="00ED0611"/>
    <w:rsid w:val="00ED18DB"/>
    <w:rsid w:val="00ED2639"/>
    <w:rsid w:val="00ED3A3F"/>
    <w:rsid w:val="00ED548A"/>
    <w:rsid w:val="00ED578F"/>
    <w:rsid w:val="00EE0498"/>
    <w:rsid w:val="00EE50BB"/>
    <w:rsid w:val="00EE645A"/>
    <w:rsid w:val="00EF0DB3"/>
    <w:rsid w:val="00EF303F"/>
    <w:rsid w:val="00EF5CC8"/>
    <w:rsid w:val="00EF6086"/>
    <w:rsid w:val="00EF6E6B"/>
    <w:rsid w:val="00EF7E42"/>
    <w:rsid w:val="00F002E5"/>
    <w:rsid w:val="00F00555"/>
    <w:rsid w:val="00F00EBB"/>
    <w:rsid w:val="00F03689"/>
    <w:rsid w:val="00F060E1"/>
    <w:rsid w:val="00F07383"/>
    <w:rsid w:val="00F102B6"/>
    <w:rsid w:val="00F1163D"/>
    <w:rsid w:val="00F167DE"/>
    <w:rsid w:val="00F21E14"/>
    <w:rsid w:val="00F21E18"/>
    <w:rsid w:val="00F235FB"/>
    <w:rsid w:val="00F23847"/>
    <w:rsid w:val="00F24450"/>
    <w:rsid w:val="00F24AC7"/>
    <w:rsid w:val="00F27D92"/>
    <w:rsid w:val="00F341BA"/>
    <w:rsid w:val="00F366FC"/>
    <w:rsid w:val="00F500D2"/>
    <w:rsid w:val="00F50C8B"/>
    <w:rsid w:val="00F53203"/>
    <w:rsid w:val="00F532F9"/>
    <w:rsid w:val="00F53312"/>
    <w:rsid w:val="00F5367A"/>
    <w:rsid w:val="00F5459A"/>
    <w:rsid w:val="00F5611D"/>
    <w:rsid w:val="00F5660F"/>
    <w:rsid w:val="00F56830"/>
    <w:rsid w:val="00F56AB8"/>
    <w:rsid w:val="00F572DA"/>
    <w:rsid w:val="00F61253"/>
    <w:rsid w:val="00F633BD"/>
    <w:rsid w:val="00F63D0C"/>
    <w:rsid w:val="00F66AB7"/>
    <w:rsid w:val="00F66EA2"/>
    <w:rsid w:val="00F67296"/>
    <w:rsid w:val="00F70104"/>
    <w:rsid w:val="00F71D3D"/>
    <w:rsid w:val="00F76FA0"/>
    <w:rsid w:val="00F7702E"/>
    <w:rsid w:val="00F85BF1"/>
    <w:rsid w:val="00F90596"/>
    <w:rsid w:val="00F908B6"/>
    <w:rsid w:val="00F90D4A"/>
    <w:rsid w:val="00F913FF"/>
    <w:rsid w:val="00F91554"/>
    <w:rsid w:val="00F91731"/>
    <w:rsid w:val="00F93ADD"/>
    <w:rsid w:val="00F95578"/>
    <w:rsid w:val="00FA0F46"/>
    <w:rsid w:val="00FA0F5F"/>
    <w:rsid w:val="00FA596C"/>
    <w:rsid w:val="00FB2997"/>
    <w:rsid w:val="00FB4178"/>
    <w:rsid w:val="00FB4832"/>
    <w:rsid w:val="00FB4E46"/>
    <w:rsid w:val="00FB570F"/>
    <w:rsid w:val="00FB7E3D"/>
    <w:rsid w:val="00FB7F28"/>
    <w:rsid w:val="00FC09A2"/>
    <w:rsid w:val="00FC0A45"/>
    <w:rsid w:val="00FC0ECC"/>
    <w:rsid w:val="00FC4351"/>
    <w:rsid w:val="00FD04D3"/>
    <w:rsid w:val="00FD142C"/>
    <w:rsid w:val="00FD2096"/>
    <w:rsid w:val="00FD34B7"/>
    <w:rsid w:val="00FD600A"/>
    <w:rsid w:val="00FD6578"/>
    <w:rsid w:val="00FD714D"/>
    <w:rsid w:val="00FE131E"/>
    <w:rsid w:val="00FE33E8"/>
    <w:rsid w:val="00FE6001"/>
    <w:rsid w:val="00FF104E"/>
    <w:rsid w:val="00FF328A"/>
    <w:rsid w:val="00FF4D2D"/>
    <w:rsid w:val="00FF52C2"/>
    <w:rsid w:val="01CB62A8"/>
    <w:rsid w:val="048C6E58"/>
    <w:rsid w:val="05798B74"/>
    <w:rsid w:val="06399A7D"/>
    <w:rsid w:val="09604A8E"/>
    <w:rsid w:val="0A303610"/>
    <w:rsid w:val="0AC57160"/>
    <w:rsid w:val="0ADCF21D"/>
    <w:rsid w:val="0B3B645E"/>
    <w:rsid w:val="0D5701C8"/>
    <w:rsid w:val="0D72885E"/>
    <w:rsid w:val="0E060FD0"/>
    <w:rsid w:val="0F4701B5"/>
    <w:rsid w:val="112C43B8"/>
    <w:rsid w:val="11E8031A"/>
    <w:rsid w:val="11FC5056"/>
    <w:rsid w:val="132B4F71"/>
    <w:rsid w:val="150AE393"/>
    <w:rsid w:val="16571221"/>
    <w:rsid w:val="170425E5"/>
    <w:rsid w:val="182BCA77"/>
    <w:rsid w:val="18A9B81E"/>
    <w:rsid w:val="19A3C5A5"/>
    <w:rsid w:val="1B8E3C10"/>
    <w:rsid w:val="1BD3E3EB"/>
    <w:rsid w:val="1C767B36"/>
    <w:rsid w:val="1D8A82FB"/>
    <w:rsid w:val="1E342961"/>
    <w:rsid w:val="23FCD84E"/>
    <w:rsid w:val="245573EF"/>
    <w:rsid w:val="268E2825"/>
    <w:rsid w:val="26D30F66"/>
    <w:rsid w:val="2723214E"/>
    <w:rsid w:val="285264EB"/>
    <w:rsid w:val="28597427"/>
    <w:rsid w:val="28C2A7EC"/>
    <w:rsid w:val="29354568"/>
    <w:rsid w:val="29D1B85D"/>
    <w:rsid w:val="2A9BEC1F"/>
    <w:rsid w:val="2FBB8F78"/>
    <w:rsid w:val="302E9E3F"/>
    <w:rsid w:val="30B463F8"/>
    <w:rsid w:val="321A7878"/>
    <w:rsid w:val="32EE1CF8"/>
    <w:rsid w:val="333BAD8D"/>
    <w:rsid w:val="33944283"/>
    <w:rsid w:val="33BBA9C5"/>
    <w:rsid w:val="34238225"/>
    <w:rsid w:val="34690AF8"/>
    <w:rsid w:val="37F498EA"/>
    <w:rsid w:val="3C6DC3A1"/>
    <w:rsid w:val="3E1F6D96"/>
    <w:rsid w:val="3E75C947"/>
    <w:rsid w:val="3F75241F"/>
    <w:rsid w:val="40B09BCD"/>
    <w:rsid w:val="41047D23"/>
    <w:rsid w:val="42030B55"/>
    <w:rsid w:val="4243F20C"/>
    <w:rsid w:val="42719502"/>
    <w:rsid w:val="428C5443"/>
    <w:rsid w:val="430A4404"/>
    <w:rsid w:val="4373B729"/>
    <w:rsid w:val="43DBFE96"/>
    <w:rsid w:val="4412D617"/>
    <w:rsid w:val="45252993"/>
    <w:rsid w:val="475ED035"/>
    <w:rsid w:val="484CA80B"/>
    <w:rsid w:val="4867AE78"/>
    <w:rsid w:val="499235D8"/>
    <w:rsid w:val="49D780C0"/>
    <w:rsid w:val="4A7A0FFC"/>
    <w:rsid w:val="4AC71053"/>
    <w:rsid w:val="4BC1C4EF"/>
    <w:rsid w:val="4C318751"/>
    <w:rsid w:val="4D0BB663"/>
    <w:rsid w:val="4E77468D"/>
    <w:rsid w:val="4ED62DC8"/>
    <w:rsid w:val="4EFC7CE3"/>
    <w:rsid w:val="501B0483"/>
    <w:rsid w:val="5063F895"/>
    <w:rsid w:val="51B26CC0"/>
    <w:rsid w:val="52078CFA"/>
    <w:rsid w:val="52659C79"/>
    <w:rsid w:val="52D906DB"/>
    <w:rsid w:val="534D61EE"/>
    <w:rsid w:val="539CE8D4"/>
    <w:rsid w:val="5606B894"/>
    <w:rsid w:val="56D784B5"/>
    <w:rsid w:val="574AB1EB"/>
    <w:rsid w:val="57B42C58"/>
    <w:rsid w:val="590F3DBD"/>
    <w:rsid w:val="5977A7CE"/>
    <w:rsid w:val="59E887E2"/>
    <w:rsid w:val="5A935A13"/>
    <w:rsid w:val="5C01032D"/>
    <w:rsid w:val="5D4F655D"/>
    <w:rsid w:val="5DB186A7"/>
    <w:rsid w:val="5F81FB10"/>
    <w:rsid w:val="5FEAC110"/>
    <w:rsid w:val="6086574E"/>
    <w:rsid w:val="623D7C28"/>
    <w:rsid w:val="62CC3324"/>
    <w:rsid w:val="6314F417"/>
    <w:rsid w:val="634C7029"/>
    <w:rsid w:val="64469C0D"/>
    <w:rsid w:val="6684A624"/>
    <w:rsid w:val="68DAC951"/>
    <w:rsid w:val="69AD203A"/>
    <w:rsid w:val="6A269210"/>
    <w:rsid w:val="6A335400"/>
    <w:rsid w:val="6AA3ED92"/>
    <w:rsid w:val="6B52E4D1"/>
    <w:rsid w:val="6B5D465D"/>
    <w:rsid w:val="6BB5922F"/>
    <w:rsid w:val="6CFE2BE5"/>
    <w:rsid w:val="6D262F5E"/>
    <w:rsid w:val="70EB57E6"/>
    <w:rsid w:val="711FBA46"/>
    <w:rsid w:val="713C0DD7"/>
    <w:rsid w:val="739C15A8"/>
    <w:rsid w:val="74D944DB"/>
    <w:rsid w:val="7514EAD0"/>
    <w:rsid w:val="7581C843"/>
    <w:rsid w:val="763743F3"/>
    <w:rsid w:val="7719D420"/>
    <w:rsid w:val="79CB095D"/>
    <w:rsid w:val="7A449363"/>
    <w:rsid w:val="7ABE002D"/>
    <w:rsid w:val="7CBD04A0"/>
    <w:rsid w:val="7E3E4850"/>
    <w:rsid w:val="7EE03D62"/>
    <w:rsid w:val="7F9E70F4"/>
    <w:rsid w:val="7FA852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CF38"/>
  <w15:docId w15:val="{592F72CE-0C3D-4B4B-876B-782D70FE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3"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3"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3"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C86"/>
    <w:pPr>
      <w:spacing w:line="240" w:lineRule="auto"/>
      <w:ind w:firstLine="0"/>
    </w:pPr>
    <w:rPr>
      <w:rFonts w:ascii="Times New Roman" w:eastAsia="Times New Roman" w:hAnsi="Times New Roman" w:cs="Times New Roman"/>
      <w:sz w:val="24"/>
      <w:szCs w:val="24"/>
    </w:rPr>
  </w:style>
  <w:style w:type="paragraph" w:styleId="Heading1">
    <w:name w:val="heading 1"/>
    <w:basedOn w:val="002"/>
    <w:next w:val="Normal"/>
    <w:link w:val="Heading1Char"/>
    <w:uiPriority w:val="9"/>
    <w:qFormat/>
    <w:rsid w:val="001F0119"/>
    <w:pPr>
      <w:outlineLvl w:val="0"/>
    </w:pPr>
  </w:style>
  <w:style w:type="paragraph" w:styleId="Heading2">
    <w:name w:val="heading 2"/>
    <w:basedOn w:val="Normal"/>
    <w:next w:val="Normal"/>
    <w:link w:val="Heading2Char"/>
    <w:semiHidden/>
    <w:unhideWhenUsed/>
    <w:qFormat/>
    <w:rsid w:val="001F0119"/>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1F0119"/>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1F0119"/>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
    <w:name w:val="Title Page"/>
    <w:basedOn w:val="Normal"/>
    <w:qFormat/>
    <w:rsid w:val="00161C86"/>
    <w:pPr>
      <w:spacing w:after="160" w:line="256" w:lineRule="auto"/>
      <w:jc w:val="center"/>
    </w:pPr>
    <w:rPr>
      <w:rFonts w:eastAsiaTheme="minorHAnsi"/>
      <w:szCs w:val="22"/>
    </w:rPr>
  </w:style>
  <w:style w:type="paragraph" w:styleId="Revision">
    <w:name w:val="Revision"/>
    <w:hidden/>
    <w:uiPriority w:val="99"/>
    <w:semiHidden/>
    <w:rsid w:val="004E7DAE"/>
    <w:pPr>
      <w:spacing w:line="240" w:lineRule="auto"/>
      <w:ind w:firstLine="0"/>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864342"/>
    <w:rPr>
      <w:sz w:val="16"/>
      <w:szCs w:val="16"/>
    </w:rPr>
  </w:style>
  <w:style w:type="paragraph" w:styleId="CommentText">
    <w:name w:val="annotation text"/>
    <w:basedOn w:val="Normal"/>
    <w:link w:val="CommentTextChar"/>
    <w:uiPriority w:val="99"/>
    <w:unhideWhenUsed/>
    <w:rsid w:val="00864342"/>
    <w:rPr>
      <w:sz w:val="20"/>
      <w:szCs w:val="20"/>
    </w:rPr>
  </w:style>
  <w:style w:type="character" w:customStyle="1" w:styleId="CommentTextChar">
    <w:name w:val="Comment Text Char"/>
    <w:basedOn w:val="DefaultParagraphFont"/>
    <w:link w:val="CommentText"/>
    <w:uiPriority w:val="99"/>
    <w:rsid w:val="008643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64342"/>
    <w:rPr>
      <w:b/>
      <w:bCs/>
    </w:rPr>
  </w:style>
  <w:style w:type="character" w:customStyle="1" w:styleId="CommentSubjectChar">
    <w:name w:val="Comment Subject Char"/>
    <w:basedOn w:val="CommentTextChar"/>
    <w:link w:val="CommentSubject"/>
    <w:uiPriority w:val="99"/>
    <w:semiHidden/>
    <w:rsid w:val="00864342"/>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F0119"/>
    <w:rPr>
      <w:rFonts w:ascii="Arial" w:eastAsia="Calibri" w:hAnsi="Arial" w:cs="Arial"/>
      <w:sz w:val="24"/>
      <w:szCs w:val="24"/>
    </w:rPr>
  </w:style>
  <w:style w:type="character" w:customStyle="1" w:styleId="Heading2Char">
    <w:name w:val="Heading 2 Char"/>
    <w:basedOn w:val="DefaultParagraphFont"/>
    <w:link w:val="Heading2"/>
    <w:semiHidden/>
    <w:rsid w:val="001F0119"/>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1F0119"/>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1F0119"/>
    <w:rPr>
      <w:rFonts w:ascii="Calibri" w:eastAsia="Times New Roman" w:hAnsi="Calibri" w:cs="Times New Roman"/>
      <w:b/>
      <w:bCs/>
      <w:sz w:val="28"/>
      <w:szCs w:val="28"/>
    </w:rPr>
  </w:style>
  <w:style w:type="numbering" w:customStyle="1" w:styleId="NoList1">
    <w:name w:val="No List1"/>
    <w:next w:val="NoList"/>
    <w:uiPriority w:val="99"/>
    <w:semiHidden/>
    <w:unhideWhenUsed/>
    <w:rsid w:val="001F0119"/>
  </w:style>
  <w:style w:type="paragraph" w:styleId="EndnoteText">
    <w:name w:val="endnote text"/>
    <w:basedOn w:val="Normal"/>
    <w:link w:val="EndnoteTextChar"/>
    <w:uiPriority w:val="3"/>
    <w:semiHidden/>
    <w:rsid w:val="001F0119"/>
    <w:pPr>
      <w:spacing w:after="200"/>
    </w:pPr>
    <w:rPr>
      <w:rFonts w:ascii="Arial" w:hAnsi="Arial"/>
      <w:sz w:val="20"/>
      <w:szCs w:val="20"/>
    </w:rPr>
  </w:style>
  <w:style w:type="character" w:customStyle="1" w:styleId="EndnoteTextChar">
    <w:name w:val="Endnote Text Char"/>
    <w:basedOn w:val="DefaultParagraphFont"/>
    <w:link w:val="EndnoteText"/>
    <w:uiPriority w:val="3"/>
    <w:semiHidden/>
    <w:rsid w:val="001F0119"/>
    <w:rPr>
      <w:rFonts w:ascii="Arial" w:eastAsia="Times New Roman" w:hAnsi="Arial" w:cs="Times New Roman"/>
      <w:sz w:val="20"/>
      <w:szCs w:val="20"/>
    </w:rPr>
  </w:style>
  <w:style w:type="paragraph" w:styleId="Header">
    <w:name w:val="header"/>
    <w:basedOn w:val="Normal"/>
    <w:link w:val="HeaderChar"/>
    <w:uiPriority w:val="99"/>
    <w:rsid w:val="001F0119"/>
    <w:pPr>
      <w:tabs>
        <w:tab w:val="center" w:pos="4320"/>
        <w:tab w:val="right" w:pos="8640"/>
      </w:tabs>
    </w:pPr>
    <w:rPr>
      <w:rFonts w:ascii="Arial" w:hAnsi="Arial"/>
    </w:rPr>
  </w:style>
  <w:style w:type="character" w:customStyle="1" w:styleId="HeaderChar">
    <w:name w:val="Header Char"/>
    <w:basedOn w:val="DefaultParagraphFont"/>
    <w:link w:val="Header"/>
    <w:uiPriority w:val="99"/>
    <w:rsid w:val="001F0119"/>
    <w:rPr>
      <w:rFonts w:ascii="Arial" w:eastAsia="Times New Roman" w:hAnsi="Arial" w:cs="Times New Roman"/>
      <w:sz w:val="24"/>
      <w:szCs w:val="24"/>
    </w:rPr>
  </w:style>
  <w:style w:type="paragraph" w:customStyle="1" w:styleId="002CHAPTERTITLE">
    <w:name w:val="002 CHAPTER TITLE"/>
    <w:basedOn w:val="Normal"/>
    <w:next w:val="Normal"/>
    <w:rsid w:val="001F0119"/>
    <w:pPr>
      <w:spacing w:after="240"/>
      <w:jc w:val="center"/>
      <w:outlineLvl w:val="0"/>
    </w:pPr>
    <w:rPr>
      <w:rFonts w:ascii="Arial" w:hAnsi="Arial"/>
    </w:rPr>
  </w:style>
  <w:style w:type="paragraph" w:customStyle="1" w:styleId="003First-LevelSubheadingBOLD">
    <w:name w:val="003 First-Level Subheading BOLD"/>
    <w:basedOn w:val="Normal"/>
    <w:next w:val="Normal"/>
    <w:rsid w:val="001F0119"/>
    <w:pPr>
      <w:keepNext/>
      <w:spacing w:after="240"/>
      <w:jc w:val="center"/>
      <w:outlineLvl w:val="1"/>
    </w:pPr>
    <w:rPr>
      <w:rFonts w:ascii="Arial" w:hAnsi="Arial"/>
      <w:b/>
    </w:rPr>
  </w:style>
  <w:style w:type="paragraph" w:customStyle="1" w:styleId="004Second-LevelSubheadingBOLD">
    <w:name w:val="004 Second-Level Subheading BOLD"/>
    <w:basedOn w:val="Normal"/>
    <w:next w:val="Normal"/>
    <w:rsid w:val="001F0119"/>
    <w:pPr>
      <w:keepNext/>
      <w:spacing w:after="240"/>
      <w:ind w:left="288" w:hanging="288"/>
      <w:outlineLvl w:val="2"/>
    </w:pPr>
    <w:rPr>
      <w:rFonts w:ascii="Arial" w:hAnsi="Arial"/>
      <w:b/>
    </w:rPr>
  </w:style>
  <w:style w:type="paragraph" w:customStyle="1" w:styleId="005Third-LevelSubheadingBOLD">
    <w:name w:val="005 Third-Level Subheading BOLD"/>
    <w:basedOn w:val="Normal"/>
    <w:next w:val="Normal"/>
    <w:rsid w:val="001F0119"/>
    <w:pPr>
      <w:keepNext/>
      <w:spacing w:after="240"/>
      <w:ind w:left="288" w:hanging="288"/>
      <w:outlineLvl w:val="3"/>
    </w:pPr>
    <w:rPr>
      <w:rFonts w:ascii="Arial" w:hAnsi="Arial"/>
      <w:b/>
    </w:rPr>
  </w:style>
  <w:style w:type="paragraph" w:styleId="BalloonText">
    <w:name w:val="Balloon Text"/>
    <w:basedOn w:val="Normal"/>
    <w:link w:val="BalloonTextChar"/>
    <w:uiPriority w:val="3"/>
    <w:semiHidden/>
    <w:rsid w:val="001F0119"/>
    <w:rPr>
      <w:rFonts w:ascii="Tahoma" w:hAnsi="Tahoma" w:cs="Tahoma"/>
      <w:sz w:val="16"/>
      <w:szCs w:val="16"/>
    </w:rPr>
  </w:style>
  <w:style w:type="character" w:customStyle="1" w:styleId="BalloonTextChar">
    <w:name w:val="Balloon Text Char"/>
    <w:basedOn w:val="DefaultParagraphFont"/>
    <w:link w:val="BalloonText"/>
    <w:uiPriority w:val="3"/>
    <w:semiHidden/>
    <w:rsid w:val="001F0119"/>
    <w:rPr>
      <w:rFonts w:ascii="Tahoma" w:eastAsia="Times New Roman" w:hAnsi="Tahoma" w:cs="Tahoma"/>
      <w:sz w:val="16"/>
      <w:szCs w:val="16"/>
    </w:rPr>
  </w:style>
  <w:style w:type="paragraph" w:styleId="Footer">
    <w:name w:val="footer"/>
    <w:basedOn w:val="Normal"/>
    <w:link w:val="FooterChar"/>
    <w:uiPriority w:val="99"/>
    <w:rsid w:val="001F0119"/>
    <w:pPr>
      <w:tabs>
        <w:tab w:val="center" w:pos="4320"/>
        <w:tab w:val="right" w:pos="8640"/>
      </w:tabs>
    </w:pPr>
    <w:rPr>
      <w:rFonts w:ascii="Arial" w:hAnsi="Arial"/>
    </w:rPr>
  </w:style>
  <w:style w:type="character" w:customStyle="1" w:styleId="FooterChar">
    <w:name w:val="Footer Char"/>
    <w:basedOn w:val="DefaultParagraphFont"/>
    <w:link w:val="Footer"/>
    <w:uiPriority w:val="99"/>
    <w:rsid w:val="001F0119"/>
    <w:rPr>
      <w:rFonts w:ascii="Arial" w:eastAsia="Times New Roman" w:hAnsi="Arial" w:cs="Times New Roman"/>
      <w:sz w:val="24"/>
      <w:szCs w:val="24"/>
    </w:rPr>
  </w:style>
  <w:style w:type="character" w:styleId="PageNumber">
    <w:name w:val="page number"/>
    <w:rsid w:val="001F0119"/>
    <w:rPr>
      <w:rFonts w:ascii="Arial" w:hAnsi="Arial"/>
      <w:sz w:val="24"/>
    </w:rPr>
  </w:style>
  <w:style w:type="paragraph" w:customStyle="1" w:styleId="Default">
    <w:name w:val="Default"/>
    <w:uiPriority w:val="99"/>
    <w:rsid w:val="001F0119"/>
    <w:pPr>
      <w:autoSpaceDE w:val="0"/>
      <w:autoSpaceDN w:val="0"/>
      <w:adjustRightInd w:val="0"/>
      <w:spacing w:line="240" w:lineRule="auto"/>
      <w:ind w:firstLine="0"/>
    </w:pPr>
    <w:rPr>
      <w:rFonts w:ascii="Arial" w:eastAsia="Times New Roman" w:hAnsi="Arial" w:cs="TimesNewRoman,Bold"/>
      <w:sz w:val="24"/>
      <w:szCs w:val="24"/>
    </w:rPr>
  </w:style>
  <w:style w:type="paragraph" w:customStyle="1" w:styleId="008BlockText-BlockQuote">
    <w:name w:val="008 Block Text - Block Quote"/>
    <w:basedOn w:val="Normal"/>
    <w:next w:val="Normal"/>
    <w:rsid w:val="001F0119"/>
    <w:pPr>
      <w:spacing w:after="240"/>
      <w:ind w:left="720" w:right="720"/>
    </w:pPr>
    <w:rPr>
      <w:rFonts w:ascii="Arial" w:hAnsi="Arial" w:cs="Arial"/>
    </w:rPr>
  </w:style>
  <w:style w:type="paragraph" w:customStyle="1" w:styleId="Style006BodyTextBold">
    <w:name w:val="Style 006 BodyText + Bold"/>
    <w:basedOn w:val="Normal"/>
    <w:rsid w:val="001F0119"/>
    <w:pPr>
      <w:spacing w:line="480" w:lineRule="auto"/>
      <w:ind w:firstLine="720"/>
    </w:pPr>
    <w:rPr>
      <w:rFonts w:ascii="Arial" w:hAnsi="Arial"/>
      <w:bCs/>
    </w:rPr>
  </w:style>
  <w:style w:type="paragraph" w:customStyle="1" w:styleId="014FigureCaption">
    <w:name w:val="014 Figure Caption"/>
    <w:basedOn w:val="Normal"/>
    <w:next w:val="Normal"/>
    <w:rsid w:val="001F0119"/>
    <w:pPr>
      <w:spacing w:after="240"/>
      <w:ind w:left="1080" w:hanging="1080"/>
    </w:pPr>
    <w:rPr>
      <w:rFonts w:ascii="Arial" w:hAnsi="Arial"/>
    </w:rPr>
  </w:style>
  <w:style w:type="paragraph" w:customStyle="1" w:styleId="013TableCaption">
    <w:name w:val="013 Table Caption"/>
    <w:basedOn w:val="Normal"/>
    <w:next w:val="Normal"/>
    <w:rsid w:val="001F0119"/>
    <w:pPr>
      <w:keepNext/>
      <w:ind w:left="1080" w:hanging="1080"/>
    </w:pPr>
    <w:rPr>
      <w:rFonts w:ascii="Arial" w:hAnsi="Arial"/>
    </w:rPr>
  </w:style>
  <w:style w:type="table" w:styleId="TableGrid">
    <w:name w:val="Table Grid"/>
    <w:basedOn w:val="TableNormal"/>
    <w:uiPriority w:val="39"/>
    <w:rsid w:val="001F0119"/>
    <w:pPr>
      <w:spacing w:line="240" w:lineRule="auto"/>
      <w:ind w:firstLine="0"/>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F0119"/>
    <w:pPr>
      <w:spacing w:line="480" w:lineRule="auto"/>
    </w:pPr>
    <w:rPr>
      <w:rFonts w:ascii="Arial" w:hAnsi="Arial"/>
    </w:rPr>
  </w:style>
  <w:style w:type="paragraph" w:customStyle="1" w:styleId="015ObjectCaption-moviesoundetc">
    <w:name w:val="015 Object Caption - movie/sound/etc"/>
    <w:basedOn w:val="Normal"/>
    <w:rsid w:val="001F0119"/>
    <w:pPr>
      <w:spacing w:after="240"/>
      <w:ind w:left="1080" w:hanging="1080"/>
    </w:pPr>
    <w:rPr>
      <w:rFonts w:ascii="Arial" w:hAnsi="Arial"/>
      <w:color w:val="0000FF"/>
    </w:rPr>
  </w:style>
  <w:style w:type="paragraph" w:styleId="Caption">
    <w:name w:val="caption"/>
    <w:basedOn w:val="Normal"/>
    <w:next w:val="Normal"/>
    <w:uiPriority w:val="35"/>
    <w:qFormat/>
    <w:rsid w:val="001F0119"/>
    <w:pPr>
      <w:spacing w:after="200"/>
    </w:pPr>
    <w:rPr>
      <w:rFonts w:ascii="Arial" w:hAnsi="Arial"/>
      <w:bCs/>
      <w:szCs w:val="18"/>
    </w:rPr>
  </w:style>
  <w:style w:type="paragraph" w:styleId="TOC1">
    <w:name w:val="toc 1"/>
    <w:basedOn w:val="Normal"/>
    <w:next w:val="Normal"/>
    <w:uiPriority w:val="39"/>
    <w:rsid w:val="001F0119"/>
    <w:pPr>
      <w:keepLines/>
      <w:tabs>
        <w:tab w:val="right" w:leader="dot" w:pos="9360"/>
      </w:tabs>
      <w:spacing w:before="240" w:after="240"/>
      <w:ind w:left="432" w:right="432" w:hanging="432"/>
    </w:pPr>
    <w:rPr>
      <w:rFonts w:ascii="Arial" w:hAnsi="Arial"/>
      <w:color w:val="0000FF"/>
    </w:rPr>
  </w:style>
  <w:style w:type="paragraph" w:styleId="TOC2">
    <w:name w:val="toc 2"/>
    <w:basedOn w:val="Normal"/>
    <w:next w:val="Normal"/>
    <w:uiPriority w:val="39"/>
    <w:rsid w:val="001F0119"/>
    <w:pPr>
      <w:keepLines/>
      <w:tabs>
        <w:tab w:val="right" w:leader="dot" w:pos="9360"/>
      </w:tabs>
      <w:ind w:left="648" w:right="432" w:hanging="216"/>
    </w:pPr>
    <w:rPr>
      <w:rFonts w:ascii="Arial" w:hAnsi="Arial"/>
      <w:color w:val="0000FF"/>
    </w:rPr>
  </w:style>
  <w:style w:type="paragraph" w:styleId="TOC3">
    <w:name w:val="toc 3"/>
    <w:basedOn w:val="Normal"/>
    <w:next w:val="Normal"/>
    <w:uiPriority w:val="39"/>
    <w:rsid w:val="001F0119"/>
    <w:pPr>
      <w:keepLines/>
      <w:tabs>
        <w:tab w:val="right" w:leader="dot" w:pos="9360"/>
      </w:tabs>
      <w:ind w:left="1080" w:right="432" w:hanging="216"/>
    </w:pPr>
    <w:rPr>
      <w:rFonts w:ascii="Arial" w:hAnsi="Arial"/>
      <w:color w:val="0000FF"/>
    </w:rPr>
  </w:style>
  <w:style w:type="paragraph" w:styleId="TOC4">
    <w:name w:val="toc 4"/>
    <w:basedOn w:val="Normal"/>
    <w:next w:val="Normal"/>
    <w:uiPriority w:val="39"/>
    <w:rsid w:val="001F0119"/>
    <w:pPr>
      <w:keepLines/>
      <w:tabs>
        <w:tab w:val="right" w:leader="dot" w:pos="9360"/>
      </w:tabs>
      <w:ind w:left="1512" w:right="432" w:hanging="216"/>
    </w:pPr>
    <w:rPr>
      <w:rFonts w:ascii="Arial" w:hAnsi="Arial"/>
      <w:color w:val="0000FF"/>
    </w:rPr>
  </w:style>
  <w:style w:type="character" w:styleId="Hyperlink">
    <w:name w:val="Hyperlink"/>
    <w:uiPriority w:val="99"/>
    <w:rsid w:val="001F0119"/>
    <w:rPr>
      <w:rFonts w:ascii="Arial" w:hAnsi="Arial"/>
      <w:color w:val="0000FF"/>
      <w:sz w:val="24"/>
      <w:u w:val="none"/>
    </w:rPr>
  </w:style>
  <w:style w:type="paragraph" w:styleId="TableofFigures">
    <w:name w:val="table of figures"/>
    <w:basedOn w:val="Normal"/>
    <w:next w:val="Normal"/>
    <w:uiPriority w:val="99"/>
    <w:rsid w:val="001F0119"/>
    <w:pPr>
      <w:tabs>
        <w:tab w:val="right" w:leader="dot" w:pos="9360"/>
      </w:tabs>
      <w:spacing w:after="240"/>
      <w:ind w:left="720" w:right="432" w:hanging="720"/>
    </w:pPr>
    <w:rPr>
      <w:rFonts w:ascii="Arial" w:hAnsi="Arial"/>
      <w:color w:val="0000FF"/>
    </w:rPr>
  </w:style>
  <w:style w:type="character" w:styleId="FootnoteReference">
    <w:name w:val="footnote reference"/>
    <w:uiPriority w:val="3"/>
    <w:semiHidden/>
    <w:rsid w:val="001F0119"/>
    <w:rPr>
      <w:vertAlign w:val="superscript"/>
    </w:rPr>
  </w:style>
  <w:style w:type="paragraph" w:styleId="FootnoteText">
    <w:name w:val="footnote text"/>
    <w:basedOn w:val="Normal"/>
    <w:link w:val="FootnoteTextChar"/>
    <w:uiPriority w:val="3"/>
    <w:semiHidden/>
    <w:rsid w:val="001F0119"/>
    <w:pPr>
      <w:spacing w:after="200"/>
    </w:pPr>
    <w:rPr>
      <w:rFonts w:ascii="Arial" w:hAnsi="Arial"/>
      <w:sz w:val="20"/>
      <w:szCs w:val="20"/>
    </w:rPr>
  </w:style>
  <w:style w:type="character" w:customStyle="1" w:styleId="FootnoteTextChar">
    <w:name w:val="Footnote Text Char"/>
    <w:basedOn w:val="DefaultParagraphFont"/>
    <w:link w:val="FootnoteText"/>
    <w:uiPriority w:val="3"/>
    <w:semiHidden/>
    <w:rsid w:val="001F0119"/>
    <w:rPr>
      <w:rFonts w:ascii="Arial" w:eastAsia="Times New Roman" w:hAnsi="Arial" w:cs="Times New Roman"/>
      <w:sz w:val="20"/>
      <w:szCs w:val="20"/>
    </w:rPr>
  </w:style>
  <w:style w:type="paragraph" w:customStyle="1" w:styleId="001CHAPTERNUMBER">
    <w:name w:val="001 CHAPTER NUMBER"/>
    <w:basedOn w:val="Normal"/>
    <w:next w:val="002CHAPTERTITLE"/>
    <w:rsid w:val="001F0119"/>
    <w:pPr>
      <w:jc w:val="center"/>
    </w:pPr>
    <w:rPr>
      <w:rFonts w:ascii="Arial" w:hAnsi="Arial"/>
      <w:caps/>
    </w:rPr>
  </w:style>
  <w:style w:type="paragraph" w:customStyle="1" w:styleId="LOA">
    <w:name w:val="LOA"/>
    <w:basedOn w:val="Normal"/>
    <w:rsid w:val="001F0119"/>
    <w:pPr>
      <w:spacing w:after="240"/>
      <w:ind w:left="2160" w:hanging="2160"/>
    </w:pPr>
    <w:rPr>
      <w:rFonts w:ascii="Arial" w:hAnsi="Arial"/>
    </w:rPr>
  </w:style>
  <w:style w:type="character" w:styleId="EndnoteReference">
    <w:name w:val="endnote reference"/>
    <w:uiPriority w:val="14"/>
    <w:rsid w:val="001F0119"/>
    <w:rPr>
      <w:vertAlign w:val="superscript"/>
    </w:rPr>
  </w:style>
  <w:style w:type="paragraph" w:customStyle="1" w:styleId="006BodyText">
    <w:name w:val="006 Body Text"/>
    <w:basedOn w:val="Normal"/>
    <w:qFormat/>
    <w:rsid w:val="001F0119"/>
    <w:pPr>
      <w:spacing w:line="480" w:lineRule="auto"/>
      <w:ind w:firstLine="720"/>
    </w:pPr>
    <w:rPr>
      <w:rFonts w:ascii="Arial" w:eastAsia="Calibri" w:hAnsi="Arial" w:cs="Arial"/>
    </w:rPr>
  </w:style>
  <w:style w:type="paragraph" w:customStyle="1" w:styleId="011LongList-Bullets">
    <w:name w:val="011 Long List - Bullets"/>
    <w:basedOn w:val="sub1"/>
    <w:qFormat/>
    <w:rsid w:val="001F0119"/>
  </w:style>
  <w:style w:type="paragraph" w:customStyle="1" w:styleId="009ShortList-Bullets">
    <w:name w:val="009 Short List - Bullets"/>
    <w:basedOn w:val="Normal"/>
    <w:qFormat/>
    <w:rsid w:val="001F0119"/>
    <w:pPr>
      <w:numPr>
        <w:numId w:val="1"/>
      </w:numPr>
      <w:ind w:hanging="720"/>
    </w:pPr>
    <w:rPr>
      <w:rFonts w:ascii="Arial" w:eastAsia="Calibri" w:hAnsi="Arial" w:cs="Arial"/>
    </w:rPr>
  </w:style>
  <w:style w:type="paragraph" w:customStyle="1" w:styleId="010ShortList-Numbers">
    <w:name w:val="010 Short List - Numbers"/>
    <w:basedOn w:val="009ShortList-Bullets"/>
    <w:qFormat/>
    <w:rsid w:val="001F0119"/>
    <w:pPr>
      <w:numPr>
        <w:numId w:val="4"/>
      </w:numPr>
      <w:tabs>
        <w:tab w:val="left" w:pos="720"/>
      </w:tabs>
      <w:ind w:left="720" w:hanging="720"/>
    </w:pPr>
  </w:style>
  <w:style w:type="paragraph" w:customStyle="1" w:styleId="012LongList-Numbers">
    <w:name w:val="012 Long List - Numbers"/>
    <w:basedOn w:val="Normal"/>
    <w:qFormat/>
    <w:rsid w:val="001F0119"/>
    <w:pPr>
      <w:autoSpaceDE w:val="0"/>
      <w:autoSpaceDN w:val="0"/>
      <w:adjustRightInd w:val="0"/>
      <w:spacing w:line="480" w:lineRule="auto"/>
    </w:pPr>
    <w:rPr>
      <w:rFonts w:ascii="Arial" w:hAnsi="Arial" w:cs="Arial"/>
      <w:b/>
    </w:rPr>
  </w:style>
  <w:style w:type="paragraph" w:styleId="ListParagraph">
    <w:name w:val="List Paragraph"/>
    <w:basedOn w:val="Normal"/>
    <w:uiPriority w:val="34"/>
    <w:qFormat/>
    <w:rsid w:val="001F0119"/>
    <w:pPr>
      <w:ind w:left="720"/>
      <w:contextualSpacing/>
    </w:pPr>
    <w:rPr>
      <w:rFonts w:ascii="Arial" w:hAnsi="Arial"/>
    </w:rPr>
  </w:style>
  <w:style w:type="paragraph" w:customStyle="1" w:styleId="016TranscribedDialog">
    <w:name w:val="016 Transcribed Dialog"/>
    <w:basedOn w:val="Normal"/>
    <w:qFormat/>
    <w:rsid w:val="001F0119"/>
    <w:pPr>
      <w:autoSpaceDE w:val="0"/>
      <w:autoSpaceDN w:val="0"/>
      <w:adjustRightInd w:val="0"/>
      <w:spacing w:after="240"/>
      <w:ind w:left="1440" w:hanging="1440"/>
    </w:pPr>
    <w:rPr>
      <w:rFonts w:ascii="Arial" w:eastAsia="Calibri" w:hAnsi="Arial" w:cs="Arial"/>
    </w:rPr>
  </w:style>
  <w:style w:type="paragraph" w:customStyle="1" w:styleId="018ReferenceHanging">
    <w:name w:val="018 Reference Hanging"/>
    <w:basedOn w:val="006BodyText"/>
    <w:qFormat/>
    <w:rsid w:val="001F0119"/>
    <w:pPr>
      <w:spacing w:after="240" w:line="240" w:lineRule="auto"/>
      <w:ind w:left="720" w:hanging="720"/>
    </w:pPr>
  </w:style>
  <w:style w:type="paragraph" w:customStyle="1" w:styleId="017ReferenceBlock">
    <w:name w:val="017 Reference Block"/>
    <w:basedOn w:val="018ReferenceHanging"/>
    <w:qFormat/>
    <w:rsid w:val="001F0119"/>
    <w:pPr>
      <w:ind w:left="0" w:firstLine="0"/>
    </w:pPr>
  </w:style>
  <w:style w:type="paragraph" w:customStyle="1" w:styleId="Style006BodyTextFirstline0">
    <w:name w:val="Style 006 Body Text + First line:  0&quot;"/>
    <w:basedOn w:val="006BodyText"/>
    <w:rsid w:val="001F0119"/>
    <w:rPr>
      <w:rFonts w:eastAsia="Times New Roman" w:cs="Times New Roman"/>
      <w:szCs w:val="20"/>
    </w:rPr>
  </w:style>
  <w:style w:type="paragraph" w:customStyle="1" w:styleId="Style006BodyTextFirstline01">
    <w:name w:val="Style 006 Body Text + First line:  0&quot;1"/>
    <w:basedOn w:val="006BodyText"/>
    <w:rsid w:val="001F0119"/>
    <w:rPr>
      <w:rFonts w:eastAsia="Times New Roman" w:cs="Times New Roman"/>
      <w:szCs w:val="20"/>
    </w:rPr>
  </w:style>
  <w:style w:type="paragraph" w:styleId="NormalWeb">
    <w:name w:val="Normal (Web)"/>
    <w:basedOn w:val="Normal"/>
    <w:uiPriority w:val="99"/>
    <w:unhideWhenUsed/>
    <w:rsid w:val="001F0119"/>
    <w:pPr>
      <w:spacing w:before="100" w:beforeAutospacing="1" w:after="100" w:afterAutospacing="1"/>
    </w:pPr>
    <w:rPr>
      <w:rFonts w:ascii="Arial" w:hAnsi="Arial"/>
    </w:rPr>
  </w:style>
  <w:style w:type="character" w:customStyle="1" w:styleId="acalog-highlight-search-1">
    <w:name w:val="acalog-highlight-search-1"/>
    <w:rsid w:val="001F0119"/>
  </w:style>
  <w:style w:type="character" w:customStyle="1" w:styleId="acalog-highlight-search-2">
    <w:name w:val="acalog-highlight-search-2"/>
    <w:rsid w:val="001F0119"/>
  </w:style>
  <w:style w:type="character" w:styleId="FollowedHyperlink">
    <w:name w:val="FollowedHyperlink"/>
    <w:uiPriority w:val="99"/>
    <w:semiHidden/>
    <w:rsid w:val="001F0119"/>
    <w:rPr>
      <w:color w:val="800080"/>
      <w:u w:val="single"/>
    </w:rPr>
  </w:style>
  <w:style w:type="character" w:styleId="LineNumber">
    <w:name w:val="line number"/>
    <w:basedOn w:val="DefaultParagraphFont"/>
    <w:uiPriority w:val="99"/>
    <w:semiHidden/>
    <w:unhideWhenUsed/>
    <w:rsid w:val="001F0119"/>
  </w:style>
  <w:style w:type="character" w:styleId="UnresolvedMention">
    <w:name w:val="Unresolved Mention"/>
    <w:basedOn w:val="DefaultParagraphFont"/>
    <w:uiPriority w:val="99"/>
    <w:semiHidden/>
    <w:unhideWhenUsed/>
    <w:rsid w:val="001F0119"/>
    <w:rPr>
      <w:color w:val="605E5C"/>
      <w:shd w:val="clear" w:color="auto" w:fill="E1DFDD"/>
    </w:rPr>
  </w:style>
  <w:style w:type="paragraph" w:customStyle="1" w:styleId="Copyright">
    <w:name w:val="Copyright"/>
    <w:basedOn w:val="Normal"/>
    <w:qFormat/>
    <w:rsid w:val="001F0119"/>
    <w:pPr>
      <w:tabs>
        <w:tab w:val="center" w:pos="4680"/>
        <w:tab w:val="left" w:pos="5475"/>
      </w:tabs>
      <w:spacing w:after="160" w:line="256" w:lineRule="auto"/>
      <w:jc w:val="center"/>
    </w:pPr>
    <w:rPr>
      <w:rFonts w:eastAsia="Calibri"/>
      <w:szCs w:val="22"/>
    </w:rPr>
  </w:style>
  <w:style w:type="paragraph" w:customStyle="1" w:styleId="002">
    <w:name w:val="002"/>
    <w:basedOn w:val="Normal"/>
    <w:qFormat/>
    <w:rsid w:val="001F0119"/>
    <w:pPr>
      <w:spacing w:after="160" w:line="259" w:lineRule="auto"/>
      <w:jc w:val="center"/>
    </w:pPr>
    <w:rPr>
      <w:rFonts w:ascii="Arial" w:eastAsia="Calibri" w:hAnsi="Arial" w:cs="Arial"/>
    </w:rPr>
  </w:style>
  <w:style w:type="paragraph" w:customStyle="1" w:styleId="TOCHeading1">
    <w:name w:val="TOC Heading1"/>
    <w:basedOn w:val="Heading1"/>
    <w:next w:val="Normal"/>
    <w:uiPriority w:val="39"/>
    <w:unhideWhenUsed/>
    <w:qFormat/>
    <w:rsid w:val="001F0119"/>
    <w:pPr>
      <w:keepLines/>
      <w:spacing w:after="0"/>
      <w:outlineLvl w:val="9"/>
    </w:pPr>
    <w:rPr>
      <w:rFonts w:ascii="Cambria" w:eastAsia="Times New Roman" w:hAnsi="Cambria" w:cs="Times New Roman"/>
      <w:b/>
      <w:bCs/>
      <w:color w:val="365F91"/>
    </w:rPr>
  </w:style>
  <w:style w:type="character" w:styleId="PlaceholderText">
    <w:name w:val="Placeholder Text"/>
    <w:basedOn w:val="DefaultParagraphFont"/>
    <w:uiPriority w:val="99"/>
    <w:semiHidden/>
    <w:rsid w:val="001F0119"/>
    <w:rPr>
      <w:color w:val="808080"/>
    </w:rPr>
  </w:style>
  <w:style w:type="table" w:customStyle="1" w:styleId="TableGrid1">
    <w:name w:val="Table Grid1"/>
    <w:basedOn w:val="TableNormal"/>
    <w:next w:val="TableGrid"/>
    <w:rsid w:val="001F0119"/>
    <w:pPr>
      <w:spacing w:line="240" w:lineRule="auto"/>
      <w:ind w:firstLine="0"/>
    </w:pPr>
    <w:rPr>
      <w:rFonts w:ascii="Arial" w:eastAsia="Times New Roman" w:hAnsi="Arial"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next w:val="PlainTable2"/>
    <w:uiPriority w:val="42"/>
    <w:rsid w:val="001F0119"/>
    <w:pPr>
      <w:spacing w:line="240" w:lineRule="auto"/>
      <w:ind w:firstLine="0"/>
    </w:pPr>
    <w:rPr>
      <w:rFonts w:ascii="Arial" w:eastAsia="Times New Roman" w:hAnsi="Arial"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41">
    <w:name w:val="Plain Table 41"/>
    <w:basedOn w:val="TableNormal"/>
    <w:next w:val="PlainTable4"/>
    <w:uiPriority w:val="44"/>
    <w:rsid w:val="001F0119"/>
    <w:pPr>
      <w:spacing w:line="240" w:lineRule="auto"/>
      <w:ind w:firstLine="0"/>
    </w:pPr>
    <w:rPr>
      <w:rFonts w:ascii="Arial" w:eastAsia="Times New Roman" w:hAnsi="Arial"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sub1">
    <w:name w:val="sub1"/>
    <w:basedOn w:val="Normal"/>
    <w:link w:val="sub1Char"/>
    <w:qFormat/>
    <w:rsid w:val="001F0119"/>
    <w:pPr>
      <w:spacing w:line="480" w:lineRule="auto"/>
      <w:jc w:val="center"/>
    </w:pPr>
    <w:rPr>
      <w:rFonts w:ascii="Arial" w:hAnsi="Arial" w:cs="Arial"/>
      <w:b/>
    </w:rPr>
  </w:style>
  <w:style w:type="paragraph" w:customStyle="1" w:styleId="Title1">
    <w:name w:val="Title1"/>
    <w:basedOn w:val="Normal"/>
    <w:link w:val="titleChar"/>
    <w:qFormat/>
    <w:rsid w:val="001F0119"/>
    <w:pPr>
      <w:jc w:val="center"/>
    </w:pPr>
    <w:rPr>
      <w:rFonts w:ascii="Arial" w:hAnsi="Arial" w:cs="Arial"/>
      <w:bCs/>
    </w:rPr>
  </w:style>
  <w:style w:type="character" w:customStyle="1" w:styleId="sub1Char">
    <w:name w:val="sub1 Char"/>
    <w:basedOn w:val="DefaultParagraphFont"/>
    <w:link w:val="sub1"/>
    <w:rsid w:val="001F0119"/>
    <w:rPr>
      <w:rFonts w:ascii="Arial" w:eastAsia="Times New Roman" w:hAnsi="Arial" w:cs="Arial"/>
      <w:b/>
      <w:sz w:val="24"/>
      <w:szCs w:val="24"/>
    </w:rPr>
  </w:style>
  <w:style w:type="character" w:customStyle="1" w:styleId="titleChar">
    <w:name w:val="title Char"/>
    <w:basedOn w:val="DefaultParagraphFont"/>
    <w:link w:val="Title1"/>
    <w:rsid w:val="001F0119"/>
    <w:rPr>
      <w:rFonts w:ascii="Arial" w:eastAsia="Times New Roman" w:hAnsi="Arial" w:cs="Arial"/>
      <w:bCs/>
      <w:sz w:val="24"/>
      <w:szCs w:val="24"/>
    </w:rPr>
  </w:style>
  <w:style w:type="table" w:styleId="PlainTable2">
    <w:name w:val="Plain Table 2"/>
    <w:basedOn w:val="TableNormal"/>
    <w:uiPriority w:val="42"/>
    <w:rsid w:val="001F011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F011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2">
    <w:name w:val="Plain Table 22"/>
    <w:basedOn w:val="TableNormal"/>
    <w:next w:val="PlainTable2"/>
    <w:uiPriority w:val="42"/>
    <w:rsid w:val="00DC6BAA"/>
    <w:pPr>
      <w:spacing w:line="240" w:lineRule="auto"/>
      <w:ind w:firstLine="0"/>
    </w:pPr>
    <w:rPr>
      <w:rFonts w:ascii="Arial" w:eastAsia="Times New Roman" w:hAnsi="Arial"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029149">
      <w:bodyDiv w:val="1"/>
      <w:marLeft w:val="0"/>
      <w:marRight w:val="0"/>
      <w:marTop w:val="0"/>
      <w:marBottom w:val="0"/>
      <w:divBdr>
        <w:top w:val="none" w:sz="0" w:space="0" w:color="auto"/>
        <w:left w:val="none" w:sz="0" w:space="0" w:color="auto"/>
        <w:bottom w:val="none" w:sz="0" w:space="0" w:color="auto"/>
        <w:right w:val="none" w:sz="0" w:space="0" w:color="auto"/>
      </w:divBdr>
    </w:div>
    <w:div w:id="1590852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jpe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hyperlink" Target="https://fawn.ifas.ufl.edu/"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x.doi.org/10.2305/IUCN.UK.2016-1.RLTS.T178340A61322552.en"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www.eddmaps.org/" TargetMode="External"/><Relationship Id="rId19" Type="http://schemas.openxmlformats.org/officeDocument/2006/relationships/theme" Target="theme/theme1.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EF2F-9ACB-421D-9BDF-974EDAB05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27</Pages>
  <Words>6168</Words>
  <Characters>35163</Characters>
  <Application>Microsoft Office Word</Application>
  <DocSecurity>0</DocSecurity>
  <Lines>293</Lines>
  <Paragraphs>82</Paragraphs>
  <ScaleCrop>false</ScaleCrop>
  <Company/>
  <LinksUpToDate>false</LinksUpToDate>
  <CharactersWithSpaces>41249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Cole,Jenna</dc:creator>
  <cp:keywords/>
  <dc:description/>
  <cp:lastModifiedBy>Frank J. Mazzotti</cp:lastModifiedBy>
  <cp:revision>49</cp:revision>
  <dcterms:created xsi:type="dcterms:W3CDTF">2024-10-15T14:55:00Z</dcterms:created>
  <dcterms:modified xsi:type="dcterms:W3CDTF">2024-10-18T01:44:00Z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b0a6f053-1242-4491-9586-ac6be3964d4c</vt:lpwstr>
  </property>
</Properties>
</file>